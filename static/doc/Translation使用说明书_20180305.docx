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ED7CC6" w14:textId="77777777" w:rsidR="00901F6A" w:rsidRPr="00D0390D" w:rsidRDefault="00901F6A" w:rsidP="00884E1E">
      <w:pPr>
        <w:pStyle w:val="1"/>
        <w:jc w:val="left"/>
        <w:rPr>
          <w:rFonts w:ascii="Times New Roman" w:hAnsi="Times New Roman" w:cs="Times New Roman"/>
        </w:rPr>
      </w:pPr>
      <w:bookmarkStart w:id="0" w:name="_GoBack"/>
      <w:bookmarkEnd w:id="0"/>
    </w:p>
    <w:p w14:paraId="2CD88A47" w14:textId="77777777" w:rsidR="005A0D66" w:rsidRPr="00D0390D" w:rsidRDefault="005A0D66" w:rsidP="005A0D66"/>
    <w:p w14:paraId="0A3D912D" w14:textId="77777777" w:rsidR="006F5077" w:rsidRPr="00D0390D" w:rsidRDefault="006F5077" w:rsidP="006F5077"/>
    <w:p w14:paraId="76F7147B" w14:textId="79820D7F" w:rsidR="008969C4" w:rsidRPr="00D0390D" w:rsidRDefault="00605CD2" w:rsidP="009F5808">
      <w:pPr>
        <w:spacing w:line="360" w:lineRule="auto"/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鹍远基因在线人工翻译</w:t>
      </w:r>
      <w:r w:rsidR="00845AB6" w:rsidRPr="00D0390D">
        <w:rPr>
          <w:b/>
          <w:sz w:val="44"/>
          <w:szCs w:val="44"/>
        </w:rPr>
        <w:t>软件</w:t>
      </w:r>
    </w:p>
    <w:p w14:paraId="7FD9A82B" w14:textId="77777777" w:rsidR="009F5808" w:rsidRPr="00D0390D" w:rsidRDefault="009F5808" w:rsidP="009F5808">
      <w:pPr>
        <w:spacing w:line="360" w:lineRule="auto"/>
        <w:jc w:val="center"/>
        <w:rPr>
          <w:b/>
          <w:sz w:val="44"/>
          <w:szCs w:val="44"/>
        </w:rPr>
      </w:pPr>
    </w:p>
    <w:p w14:paraId="5C1572A1" w14:textId="77777777" w:rsidR="00650C22" w:rsidRPr="00D0390D" w:rsidRDefault="00DF5FBD" w:rsidP="009F5808">
      <w:pPr>
        <w:spacing w:line="360" w:lineRule="auto"/>
        <w:jc w:val="center"/>
        <w:rPr>
          <w:b/>
          <w:sz w:val="44"/>
          <w:szCs w:val="44"/>
        </w:rPr>
      </w:pPr>
      <w:r w:rsidRPr="00D0390D">
        <w:rPr>
          <w:b/>
          <w:sz w:val="44"/>
          <w:szCs w:val="44"/>
        </w:rPr>
        <w:t>使用</w:t>
      </w:r>
      <w:r w:rsidR="00845AB6" w:rsidRPr="00D0390D">
        <w:rPr>
          <w:b/>
          <w:sz w:val="44"/>
          <w:szCs w:val="44"/>
        </w:rPr>
        <w:t>说明书</w:t>
      </w:r>
    </w:p>
    <w:p w14:paraId="3DDB71D1" w14:textId="77777777" w:rsidR="00806014" w:rsidRPr="00D0390D" w:rsidRDefault="005A0D66" w:rsidP="006F5077">
      <w:pPr>
        <w:jc w:val="center"/>
        <w:sectPr w:rsidR="00806014" w:rsidRPr="00D0390D" w:rsidSect="00C63EEB">
          <w:headerReference w:type="default" r:id="rId8"/>
          <w:footerReference w:type="even" r:id="rId9"/>
          <w:footerReference w:type="default" r:id="rId10"/>
          <w:pgSz w:w="11906" w:h="16838"/>
          <w:pgMar w:top="1588" w:right="1077" w:bottom="1440" w:left="1077" w:header="851" w:footer="992" w:gutter="0"/>
          <w:cols w:space="425"/>
          <w:docGrid w:type="lines" w:linePitch="312"/>
        </w:sectPr>
      </w:pPr>
      <w:r w:rsidRPr="00D0390D">
        <w:rPr>
          <w:noProof/>
        </w:rPr>
        <w:drawing>
          <wp:anchor distT="0" distB="0" distL="114300" distR="114300" simplePos="0" relativeHeight="251657216" behindDoc="0" locked="0" layoutInCell="1" allowOverlap="1" wp14:anchorId="1A4776FD" wp14:editId="42AC7E15">
            <wp:simplePos x="0" y="0"/>
            <wp:positionH relativeFrom="margin">
              <wp:posOffset>4418832</wp:posOffset>
            </wp:positionH>
            <wp:positionV relativeFrom="paragraph">
              <wp:posOffset>3812740</wp:posOffset>
            </wp:positionV>
            <wp:extent cx="1646152" cy="438089"/>
            <wp:effectExtent l="0" t="0" r="0" b="635"/>
            <wp:wrapNone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6152" cy="438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F5808" w:rsidRPr="00D0390D">
        <w:t>（第</w:t>
      </w:r>
      <w:r w:rsidR="00A97110" w:rsidRPr="00D0390D">
        <w:t>01</w:t>
      </w:r>
      <w:r w:rsidR="00A97110" w:rsidRPr="00D0390D">
        <w:t>版</w:t>
      </w:r>
      <w:r w:rsidR="009F5808" w:rsidRPr="00D0390D">
        <w:t>）</w:t>
      </w:r>
    </w:p>
    <w:p w14:paraId="64BC35BD" w14:textId="26443B4E" w:rsidR="00BB54A6" w:rsidRPr="00D0390D" w:rsidRDefault="00BB54A6" w:rsidP="00BB54A6">
      <w:r w:rsidRPr="00D0390D">
        <w:lastRenderedPageBreak/>
        <w:t>本手册提供给上海鹍远</w:t>
      </w:r>
      <w:r w:rsidR="00ED3FB5">
        <w:rPr>
          <w:rFonts w:hint="eastAsia"/>
        </w:rPr>
        <w:t>生物技术</w:t>
      </w:r>
      <w:r w:rsidRPr="00D0390D">
        <w:t>有限公司</w:t>
      </w:r>
      <w:r w:rsidR="00ED3FB5">
        <w:rPr>
          <w:rFonts w:hint="eastAsia"/>
        </w:rPr>
        <w:t>在线人工翻译</w:t>
      </w:r>
      <w:r w:rsidR="0058474B">
        <w:rPr>
          <w:rFonts w:hint="eastAsia"/>
        </w:rPr>
        <w:t>软件</w:t>
      </w:r>
      <w:r w:rsidRPr="00D0390D">
        <w:t>的合法用户使用，由上海鹍远</w:t>
      </w:r>
      <w:r w:rsidR="00ED3FB5">
        <w:rPr>
          <w:rFonts w:hint="eastAsia"/>
        </w:rPr>
        <w:t>生物技术</w:t>
      </w:r>
      <w:r w:rsidRPr="00D0390D">
        <w:t>有限公司编写。</w:t>
      </w:r>
    </w:p>
    <w:p w14:paraId="236671B2" w14:textId="77777777" w:rsidR="00BB54A6" w:rsidRPr="00D0390D" w:rsidRDefault="00BB54A6" w:rsidP="00BB54A6"/>
    <w:p w14:paraId="2C2491EE" w14:textId="7950AA68" w:rsidR="00BB54A6" w:rsidRPr="00D0390D" w:rsidRDefault="00BB54A6" w:rsidP="00BB54A6">
      <w:r w:rsidRPr="00D0390D">
        <w:t>本手册内容若有变动，恕不另行通知。未得到上海鹍远</w:t>
      </w:r>
      <w:r w:rsidR="00ED3FB5">
        <w:rPr>
          <w:rFonts w:hint="eastAsia"/>
        </w:rPr>
        <w:t>生物技术</w:t>
      </w:r>
      <w:r w:rsidRPr="00D0390D">
        <w:t>有限公司明确的书面许可，不得为任何目的、以任何形式或手段（电子的或机械的）复制或传播手册的任何部分。</w:t>
      </w:r>
    </w:p>
    <w:p w14:paraId="11FF3041" w14:textId="77777777" w:rsidR="00BB54A6" w:rsidRPr="00D0390D" w:rsidRDefault="00BB54A6" w:rsidP="00BB54A6"/>
    <w:p w14:paraId="05EAEA75" w14:textId="7B230684" w:rsidR="00BB54A6" w:rsidRPr="00D0390D" w:rsidRDefault="00BB54A6" w:rsidP="00BB54A6">
      <w:r w:rsidRPr="00D0390D">
        <w:t>（</w:t>
      </w:r>
      <w:r w:rsidRPr="00D0390D">
        <w:t>C</w:t>
      </w:r>
      <w:r w:rsidRPr="00D0390D">
        <w:t>）上海鹍远</w:t>
      </w:r>
      <w:r w:rsidR="00ED3FB5">
        <w:rPr>
          <w:rFonts w:hint="eastAsia"/>
        </w:rPr>
        <w:t>生物技术</w:t>
      </w:r>
      <w:r w:rsidRPr="00D0390D">
        <w:t>有限公司</w:t>
      </w:r>
      <w:r w:rsidRPr="00D0390D">
        <w:t xml:space="preserve">  </w:t>
      </w:r>
      <w:r w:rsidRPr="00D0390D">
        <w:t>保留所有权利。</w:t>
      </w:r>
    </w:p>
    <w:p w14:paraId="203150DD" w14:textId="77777777" w:rsidR="00BB54A6" w:rsidRPr="00D0390D" w:rsidRDefault="00BB54A6" w:rsidP="00BB54A6"/>
    <w:p w14:paraId="088F7C9A" w14:textId="77777777" w:rsidR="00BB54A6" w:rsidRPr="00D0390D" w:rsidRDefault="00BB54A6" w:rsidP="00BB54A6">
      <w:r w:rsidRPr="00D0390D">
        <w:tab/>
      </w:r>
      <w:r w:rsidRPr="00D0390D">
        <w:tab/>
      </w:r>
      <w:r w:rsidRPr="00D0390D">
        <w:tab/>
      </w:r>
    </w:p>
    <w:p w14:paraId="03ABE69B" w14:textId="68240A91" w:rsidR="00BB54A6" w:rsidRPr="00D0390D" w:rsidRDefault="00BB54A6" w:rsidP="00BB54A6">
      <w:r w:rsidRPr="00D0390D">
        <w:t>本手册可能涉及上海鹍远</w:t>
      </w:r>
      <w:r w:rsidR="0058474B">
        <w:rPr>
          <w:rFonts w:hint="eastAsia"/>
        </w:rPr>
        <w:t>生物技术</w:t>
      </w:r>
      <w:r w:rsidRPr="00D0390D">
        <w:t>有限公司的专利（或正在申请的专利）、商标、版权或其他知识产权，除非得到上海鹍远</w:t>
      </w:r>
      <w:r w:rsidR="0058474B">
        <w:rPr>
          <w:rFonts w:hint="eastAsia"/>
        </w:rPr>
        <w:t>生物技术</w:t>
      </w:r>
      <w:r w:rsidRPr="00D0390D">
        <w:t>有限公司的明确书面许可协议，本手册不授予使用这些专利（或正在申请的专利）、商标、版权或其他知识产权的任何许可协议。</w:t>
      </w:r>
    </w:p>
    <w:p w14:paraId="74BA86CC" w14:textId="77777777" w:rsidR="00BB54A6" w:rsidRPr="00D0390D" w:rsidRDefault="00BB54A6" w:rsidP="00BB54A6"/>
    <w:p w14:paraId="26069C35" w14:textId="67C20C9B" w:rsidR="00BB54A6" w:rsidRDefault="00BB54A6" w:rsidP="00BB54A6">
      <w:r w:rsidRPr="00D0390D">
        <w:t>本手册提及的其他产品和公司名称均可能是各自所有者的商标。</w:t>
      </w:r>
    </w:p>
    <w:p w14:paraId="1A6A9264" w14:textId="6F17AE82" w:rsidR="0058474B" w:rsidRDefault="0058474B" w:rsidP="00BB54A6"/>
    <w:p w14:paraId="7A8E94E1" w14:textId="7B4ED8A9" w:rsidR="0058474B" w:rsidRDefault="0058474B" w:rsidP="00BB54A6"/>
    <w:p w14:paraId="1ADAD291" w14:textId="5CFE830E" w:rsidR="0058474B" w:rsidRDefault="0058474B" w:rsidP="00BB54A6"/>
    <w:p w14:paraId="2AF68787" w14:textId="1AAEC0CA" w:rsidR="0058474B" w:rsidRDefault="0058474B" w:rsidP="00BB54A6"/>
    <w:p w14:paraId="3D26D3C2" w14:textId="77777777" w:rsidR="0058474B" w:rsidRPr="00D0390D" w:rsidRDefault="0058474B" w:rsidP="00BB54A6"/>
    <w:p w14:paraId="66A351ED" w14:textId="77777777" w:rsidR="00BB54A6" w:rsidRPr="00D0390D" w:rsidRDefault="00BB54A6" w:rsidP="00BB54A6"/>
    <w:p w14:paraId="228AE58A" w14:textId="77777777" w:rsidR="00BB54A6" w:rsidRPr="00D0390D" w:rsidRDefault="00BB54A6" w:rsidP="00BB54A6"/>
    <w:p w14:paraId="45949CF3" w14:textId="77777777" w:rsidR="00BB54A6" w:rsidRPr="00D0390D" w:rsidRDefault="00BB54A6" w:rsidP="00BB54A6"/>
    <w:p w14:paraId="7155EA7E" w14:textId="77777777" w:rsidR="00BB54A6" w:rsidRPr="00D0390D" w:rsidRDefault="00BB54A6" w:rsidP="00BB54A6"/>
    <w:p w14:paraId="0811EA46" w14:textId="77777777" w:rsidR="00BB54A6" w:rsidRPr="00D0390D" w:rsidRDefault="00BB54A6" w:rsidP="00BB54A6"/>
    <w:p w14:paraId="325534B4" w14:textId="42DBA440" w:rsidR="00BB54A6" w:rsidRPr="00D0390D" w:rsidRDefault="00BB54A6" w:rsidP="00BB54A6">
      <w:r w:rsidRPr="00D0390D">
        <w:t>文档编号：</w:t>
      </w:r>
      <w:r w:rsidR="0058474B">
        <w:rPr>
          <w:rFonts w:hint="eastAsia"/>
        </w:rPr>
        <w:t>Translation</w:t>
      </w:r>
      <w:r w:rsidRPr="00D0390D">
        <w:t>-001</w:t>
      </w:r>
    </w:p>
    <w:p w14:paraId="09D3BCDA" w14:textId="77777777" w:rsidR="00BB54A6" w:rsidRPr="00D0390D" w:rsidRDefault="00BB54A6" w:rsidP="00BB54A6">
      <w:r w:rsidRPr="00D0390D">
        <w:t>版本：</w:t>
      </w:r>
      <w:r w:rsidRPr="00D0390D">
        <w:t>01</w:t>
      </w:r>
    </w:p>
    <w:p w14:paraId="1B00BA69" w14:textId="595D3FDA" w:rsidR="006C5650" w:rsidRPr="00D0390D" w:rsidRDefault="00BB54A6" w:rsidP="00BB54A6">
      <w:r w:rsidRPr="00D0390D">
        <w:t>201</w:t>
      </w:r>
      <w:r w:rsidR="0058474B">
        <w:rPr>
          <w:rFonts w:hint="eastAsia"/>
        </w:rPr>
        <w:t>8</w:t>
      </w:r>
      <w:r w:rsidR="005229A9" w:rsidRPr="00D0390D">
        <w:t>年</w:t>
      </w:r>
      <w:r w:rsidR="005229A9" w:rsidRPr="00D0390D">
        <w:t>1</w:t>
      </w:r>
      <w:r w:rsidR="005229A9" w:rsidRPr="00D0390D">
        <w:t>月</w:t>
      </w:r>
    </w:p>
    <w:p w14:paraId="05FBFF00" w14:textId="77777777" w:rsidR="00577C8C" w:rsidRPr="00D0390D" w:rsidRDefault="00F04035" w:rsidP="006C5650">
      <w:pPr>
        <w:sectPr w:rsidR="00577C8C" w:rsidRPr="00D0390D" w:rsidSect="00577C8C">
          <w:headerReference w:type="default" r:id="rId12"/>
          <w:footerReference w:type="default" r:id="rId13"/>
          <w:pgSz w:w="11906" w:h="16838"/>
          <w:pgMar w:top="1588" w:right="1077" w:bottom="1440" w:left="1077" w:header="851" w:footer="992" w:gutter="0"/>
          <w:pgNumType w:start="1"/>
          <w:cols w:space="425"/>
          <w:docGrid w:type="lines" w:linePitch="312"/>
        </w:sectPr>
      </w:pPr>
      <w:r w:rsidRPr="00D0390D">
        <w:br w:type="page"/>
      </w:r>
    </w:p>
    <w:sdt>
      <w:sdtPr>
        <w:rPr>
          <w:rFonts w:ascii="Times New Roman" w:eastAsiaTheme="minorEastAsia" w:hAnsi="Times New Roman" w:cs="Times New Roman"/>
          <w:color w:val="auto"/>
          <w:kern w:val="2"/>
          <w:sz w:val="21"/>
          <w:szCs w:val="22"/>
          <w:lang w:val="zh-CN"/>
        </w:rPr>
        <w:id w:val="-1160846165"/>
        <w:docPartObj>
          <w:docPartGallery w:val="Table of Contents"/>
          <w:docPartUnique/>
        </w:docPartObj>
      </w:sdtPr>
      <w:sdtEndPr>
        <w:rPr>
          <w:b/>
          <w:bCs/>
          <w:kern w:val="0"/>
          <w:sz w:val="24"/>
          <w:szCs w:val="24"/>
        </w:rPr>
      </w:sdtEndPr>
      <w:sdtContent>
        <w:p w14:paraId="52E4BB8A" w14:textId="77777777" w:rsidR="004E21D7" w:rsidRPr="00ED5585" w:rsidRDefault="004E21D7" w:rsidP="00582E4F">
          <w:pPr>
            <w:pStyle w:val="TOC"/>
            <w:spacing w:line="360" w:lineRule="auto"/>
            <w:jc w:val="center"/>
            <w:rPr>
              <w:rFonts w:ascii="Times New Roman" w:hAnsi="Times New Roman" w:cs="Times New Roman"/>
              <w:b/>
              <w:color w:val="auto"/>
              <w:sz w:val="22"/>
              <w:szCs w:val="22"/>
            </w:rPr>
          </w:pPr>
          <w:r w:rsidRPr="00ED5585">
            <w:rPr>
              <w:rFonts w:ascii="Times New Roman" w:hAnsi="Times New Roman" w:cs="Times New Roman"/>
              <w:b/>
              <w:color w:val="auto"/>
              <w:sz w:val="22"/>
              <w:szCs w:val="22"/>
              <w:lang w:val="zh-CN"/>
            </w:rPr>
            <w:t>目</w:t>
          </w:r>
          <w:r w:rsidR="007C62F8" w:rsidRPr="00FB26BB">
            <w:rPr>
              <w:rFonts w:ascii="Times New Roman" w:hAnsi="Times New Roman" w:cs="Times New Roman"/>
              <w:b/>
              <w:color w:val="auto"/>
              <w:sz w:val="22"/>
              <w:szCs w:val="22"/>
            </w:rPr>
            <w:t xml:space="preserve">  </w:t>
          </w:r>
          <w:r w:rsidRPr="00ED5585">
            <w:rPr>
              <w:rFonts w:ascii="Times New Roman" w:hAnsi="Times New Roman" w:cs="Times New Roman"/>
              <w:b/>
              <w:color w:val="auto"/>
              <w:sz w:val="22"/>
              <w:szCs w:val="22"/>
              <w:lang w:val="zh-CN"/>
            </w:rPr>
            <w:t>录</w:t>
          </w:r>
        </w:p>
        <w:p w14:paraId="605CA712" w14:textId="1A9C9483" w:rsidR="0025558D" w:rsidRDefault="00953CFE">
          <w:pPr>
            <w:pStyle w:val="22"/>
            <w:tabs>
              <w:tab w:val="left" w:pos="840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r w:rsidRPr="00ED5585">
            <w:rPr>
              <w:rFonts w:ascii="Times New Roman" w:eastAsiaTheme="majorHAnsi" w:hAnsi="Times New Roman" w:cs="Times New Roman"/>
              <w:b w:val="0"/>
              <w:bCs w:val="0"/>
              <w:color w:val="548DD4"/>
            </w:rPr>
            <w:fldChar w:fldCharType="begin"/>
          </w:r>
          <w:r w:rsidR="00E67FC5" w:rsidRPr="00ED5585">
            <w:rPr>
              <w:rFonts w:ascii="Times New Roman" w:eastAsiaTheme="majorHAnsi" w:hAnsi="Times New Roman" w:cs="Times New Roman"/>
              <w:b w:val="0"/>
              <w:bCs w:val="0"/>
              <w:color w:val="548DD4"/>
            </w:rPr>
            <w:instrText xml:space="preserve"> TOC \o </w:instrText>
          </w:r>
          <w:r w:rsidRPr="00ED5585">
            <w:rPr>
              <w:rFonts w:ascii="Times New Roman" w:eastAsiaTheme="majorHAnsi" w:hAnsi="Times New Roman" w:cs="Times New Roman"/>
              <w:b w:val="0"/>
              <w:bCs w:val="0"/>
              <w:color w:val="548DD4"/>
            </w:rPr>
            <w:fldChar w:fldCharType="separate"/>
          </w:r>
          <w:r w:rsidR="0025558D" w:rsidRPr="006963CA">
            <w:rPr>
              <w:rFonts w:ascii="Times New Roman" w:hAnsi="Times New Roman" w:cs="Times New Roman"/>
              <w:noProof/>
            </w:rPr>
            <w:t>前</w:t>
          </w:r>
          <w:r w:rsidR="0025558D">
            <w:rPr>
              <w:rFonts w:eastAsiaTheme="minorEastAsia"/>
              <w:b w:val="0"/>
              <w:bCs w:val="0"/>
              <w:noProof/>
              <w:sz w:val="21"/>
            </w:rPr>
            <w:tab/>
          </w:r>
          <w:r w:rsidR="0025558D" w:rsidRPr="006963CA">
            <w:rPr>
              <w:rFonts w:ascii="Times New Roman" w:hAnsi="Times New Roman" w:cs="Times New Roman"/>
              <w:noProof/>
            </w:rPr>
            <w:t>言</w:t>
          </w:r>
          <w:r w:rsidR="0025558D">
            <w:rPr>
              <w:noProof/>
            </w:rPr>
            <w:tab/>
          </w:r>
          <w:r w:rsidR="0025558D">
            <w:rPr>
              <w:noProof/>
            </w:rPr>
            <w:fldChar w:fldCharType="begin"/>
          </w:r>
          <w:r w:rsidR="0025558D">
            <w:rPr>
              <w:noProof/>
            </w:rPr>
            <w:instrText xml:space="preserve"> PAGEREF _Toc499804220 \h </w:instrText>
          </w:r>
          <w:r w:rsidR="0025558D">
            <w:rPr>
              <w:noProof/>
            </w:rPr>
          </w:r>
          <w:r w:rsidR="0025558D">
            <w:rPr>
              <w:noProof/>
            </w:rPr>
            <w:fldChar w:fldCharType="separate"/>
          </w:r>
          <w:r w:rsidR="0005242D">
            <w:rPr>
              <w:noProof/>
            </w:rPr>
            <w:t>3</w:t>
          </w:r>
          <w:r w:rsidR="0025558D">
            <w:rPr>
              <w:noProof/>
            </w:rPr>
            <w:fldChar w:fldCharType="end"/>
          </w:r>
        </w:p>
        <w:p w14:paraId="5D823DE5" w14:textId="2D1EED29" w:rsidR="0025558D" w:rsidRDefault="0025558D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sz w:val="21"/>
            </w:rPr>
          </w:pPr>
          <w:r w:rsidRPr="006963CA">
            <w:rPr>
              <w:rFonts w:ascii="Times New Roman" w:hAnsi="Times New Roman" w:cs="Times New Roman"/>
              <w:noProof/>
            </w:rPr>
            <w:t>简介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_Toc499804221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05242D"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688D6AA8" w14:textId="53C5C9DA" w:rsidR="0025558D" w:rsidRDefault="0025558D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sz w:val="21"/>
            </w:rPr>
          </w:pPr>
          <w:r w:rsidRPr="006963CA">
            <w:rPr>
              <w:rFonts w:ascii="Times New Roman" w:hAnsi="Times New Roman" w:cs="Times New Roman"/>
              <w:noProof/>
            </w:rPr>
            <w:t>关于本手册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_Toc499804222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05242D"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1441A186" w14:textId="026F25A1" w:rsidR="0025558D" w:rsidRDefault="0025558D">
          <w:pPr>
            <w:pStyle w:val="22"/>
            <w:rPr>
              <w:rFonts w:eastAsiaTheme="minorEastAsia"/>
              <w:b w:val="0"/>
              <w:bCs w:val="0"/>
              <w:noProof/>
              <w:sz w:val="21"/>
            </w:rPr>
          </w:pPr>
          <w:r w:rsidRPr="006963CA">
            <w:rPr>
              <w:rFonts w:ascii="Times New Roman" w:hAnsi="Times New Roman" w:cs="Times New Roman"/>
              <w:noProof/>
            </w:rPr>
            <w:t>第一章：软件简介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_Toc499804223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05242D"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34DE5A23" w14:textId="0362336C" w:rsidR="0025558D" w:rsidRDefault="0025558D">
          <w:pPr>
            <w:pStyle w:val="22"/>
            <w:rPr>
              <w:rFonts w:eastAsiaTheme="minorEastAsia"/>
              <w:b w:val="0"/>
              <w:bCs w:val="0"/>
              <w:noProof/>
              <w:sz w:val="21"/>
            </w:rPr>
          </w:pPr>
          <w:r w:rsidRPr="006963CA">
            <w:rPr>
              <w:rFonts w:ascii="Times New Roman" w:hAnsi="Times New Roman" w:cs="Times New Roman"/>
              <w:noProof/>
            </w:rPr>
            <w:t>第二章：软件的安装和卸载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_Toc499804224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05242D"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5134BCFE" w14:textId="74D6270F" w:rsidR="0025558D" w:rsidRDefault="0025558D">
          <w:pPr>
            <w:pStyle w:val="31"/>
            <w:tabs>
              <w:tab w:val="left" w:pos="1050"/>
              <w:tab w:val="right" w:leader="dot" w:pos="9736"/>
            </w:tabs>
            <w:rPr>
              <w:rFonts w:eastAsiaTheme="minorEastAsia"/>
              <w:noProof/>
              <w:sz w:val="21"/>
            </w:rPr>
          </w:pPr>
          <w:r w:rsidRPr="006963CA">
            <w:rPr>
              <w:rFonts w:ascii="Times New Roman" w:eastAsia="宋体" w:hAnsi="Times New Roman" w:cs="Times New Roman"/>
              <w:noProof/>
            </w:rPr>
            <w:t>2.1</w:t>
          </w:r>
          <w:r>
            <w:rPr>
              <w:rFonts w:eastAsiaTheme="minorEastAsia"/>
              <w:noProof/>
              <w:sz w:val="21"/>
            </w:rPr>
            <w:tab/>
          </w:r>
          <w:r w:rsidRPr="006963CA">
            <w:rPr>
              <w:rFonts w:ascii="Times New Roman" w:eastAsia="宋体" w:hAnsi="Times New Roman" w:cs="Times New Roman"/>
              <w:noProof/>
            </w:rPr>
            <w:t>硬件准备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_Toc499804225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05242D"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6F4332AA" w14:textId="22A31E4C" w:rsidR="0025558D" w:rsidRDefault="0025558D">
          <w:pPr>
            <w:pStyle w:val="31"/>
            <w:tabs>
              <w:tab w:val="left" w:pos="1050"/>
              <w:tab w:val="right" w:leader="dot" w:pos="9736"/>
            </w:tabs>
            <w:rPr>
              <w:rFonts w:eastAsiaTheme="minorEastAsia"/>
              <w:noProof/>
              <w:sz w:val="21"/>
            </w:rPr>
          </w:pPr>
          <w:r w:rsidRPr="006963CA">
            <w:rPr>
              <w:rFonts w:ascii="Times New Roman" w:hAnsi="Times New Roman" w:cs="Times New Roman"/>
              <w:noProof/>
            </w:rPr>
            <w:t>2.2</w:t>
          </w:r>
          <w:r>
            <w:rPr>
              <w:rFonts w:eastAsiaTheme="minorEastAsia"/>
              <w:noProof/>
              <w:sz w:val="21"/>
            </w:rPr>
            <w:tab/>
          </w:r>
          <w:r w:rsidRPr="006963CA">
            <w:rPr>
              <w:rFonts w:ascii="Times New Roman" w:hAnsi="Times New Roman" w:cs="Times New Roman"/>
              <w:noProof/>
            </w:rPr>
            <w:t>软件安装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_Toc499804226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05242D"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7FFB8E27" w14:textId="09B4CCAC" w:rsidR="0025558D" w:rsidRDefault="0025558D">
          <w:pPr>
            <w:pStyle w:val="41"/>
            <w:rPr>
              <w:rFonts w:eastAsiaTheme="minorEastAsia"/>
              <w:noProof/>
              <w:sz w:val="21"/>
              <w:szCs w:val="22"/>
            </w:rPr>
          </w:pPr>
          <w:r w:rsidRPr="006963CA">
            <w:rPr>
              <w:rFonts w:ascii="Times New Roman" w:eastAsiaTheme="minorEastAsia" w:hAnsi="Times New Roman" w:cs="Times New Roman"/>
              <w:noProof/>
            </w:rPr>
            <w:t>2.2.1</w:t>
          </w:r>
          <w:r>
            <w:rPr>
              <w:rFonts w:eastAsiaTheme="minorEastAsia"/>
              <w:noProof/>
              <w:sz w:val="21"/>
              <w:szCs w:val="22"/>
            </w:rPr>
            <w:tab/>
          </w:r>
          <w:r w:rsidRPr="006963CA">
            <w:rPr>
              <w:rFonts w:ascii="Times New Roman" w:eastAsiaTheme="minorEastAsia" w:hAnsi="Times New Roman" w:cs="Times New Roman"/>
              <w:noProof/>
            </w:rPr>
            <w:t>PIPELINE</w:t>
          </w:r>
          <w:r w:rsidRPr="006963CA">
            <w:rPr>
              <w:rFonts w:ascii="Times New Roman" w:eastAsiaTheme="minorEastAsia" w:hAnsi="Times New Roman" w:cs="Times New Roman"/>
              <w:noProof/>
            </w:rPr>
            <w:t>安装步骤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_Toc499804227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05242D"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70896BAC" w14:textId="7DF955C8" w:rsidR="0025558D" w:rsidRDefault="0025558D">
          <w:pPr>
            <w:pStyle w:val="41"/>
            <w:rPr>
              <w:rFonts w:eastAsiaTheme="minorEastAsia"/>
              <w:noProof/>
              <w:sz w:val="21"/>
              <w:szCs w:val="22"/>
            </w:rPr>
          </w:pPr>
          <w:r w:rsidRPr="006963CA">
            <w:rPr>
              <w:rFonts w:ascii="Times New Roman" w:eastAsiaTheme="minorEastAsia" w:hAnsi="Times New Roman" w:cs="Times New Roman"/>
              <w:noProof/>
            </w:rPr>
            <w:t>2.2.2</w:t>
          </w:r>
          <w:r>
            <w:rPr>
              <w:rFonts w:eastAsiaTheme="minorEastAsia"/>
              <w:noProof/>
              <w:sz w:val="21"/>
              <w:szCs w:val="22"/>
            </w:rPr>
            <w:tab/>
          </w:r>
          <w:r w:rsidRPr="006963CA">
            <w:rPr>
              <w:rFonts w:ascii="Times New Roman" w:eastAsiaTheme="minorEastAsia" w:hAnsi="Times New Roman" w:cs="Times New Roman"/>
              <w:noProof/>
            </w:rPr>
            <w:t>ONCOAIM_SERVER</w:t>
          </w:r>
          <w:r w:rsidRPr="006963CA">
            <w:rPr>
              <w:rFonts w:ascii="Times New Roman" w:eastAsiaTheme="minorEastAsia" w:hAnsi="Times New Roman" w:cs="Times New Roman"/>
              <w:noProof/>
            </w:rPr>
            <w:t>安装步骤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_Toc499804228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05242D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62F488EA" w14:textId="432CD283" w:rsidR="0025558D" w:rsidRDefault="0025558D">
          <w:pPr>
            <w:pStyle w:val="31"/>
            <w:tabs>
              <w:tab w:val="left" w:pos="1050"/>
              <w:tab w:val="right" w:leader="dot" w:pos="9736"/>
            </w:tabs>
            <w:rPr>
              <w:rFonts w:eastAsiaTheme="minorEastAsia"/>
              <w:noProof/>
              <w:sz w:val="21"/>
            </w:rPr>
          </w:pPr>
          <w:r w:rsidRPr="006963CA">
            <w:rPr>
              <w:rFonts w:ascii="Times New Roman" w:hAnsi="Times New Roman" w:cs="Times New Roman"/>
              <w:noProof/>
            </w:rPr>
            <w:t>2.3</w:t>
          </w:r>
          <w:r>
            <w:rPr>
              <w:rFonts w:eastAsiaTheme="minorEastAsia"/>
              <w:noProof/>
              <w:sz w:val="21"/>
            </w:rPr>
            <w:tab/>
          </w:r>
          <w:r w:rsidRPr="006963CA">
            <w:rPr>
              <w:rFonts w:ascii="Times New Roman" w:hAnsi="Times New Roman" w:cs="Times New Roman"/>
              <w:noProof/>
            </w:rPr>
            <w:t>软件卸载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_Toc499804229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05242D"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5A355458" w14:textId="4BD139D9" w:rsidR="0025558D" w:rsidRDefault="0025558D">
          <w:pPr>
            <w:pStyle w:val="22"/>
            <w:rPr>
              <w:rFonts w:eastAsiaTheme="minorEastAsia"/>
              <w:b w:val="0"/>
              <w:bCs w:val="0"/>
              <w:noProof/>
              <w:sz w:val="21"/>
            </w:rPr>
          </w:pPr>
          <w:r w:rsidRPr="006963CA">
            <w:rPr>
              <w:rFonts w:ascii="Times New Roman" w:hAnsi="Times New Roman" w:cs="Times New Roman"/>
              <w:noProof/>
            </w:rPr>
            <w:t>第三章：启动和退出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_Toc499804230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05242D"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4AF19DEB" w14:textId="3C049E40" w:rsidR="0025558D" w:rsidRDefault="0025558D">
          <w:pPr>
            <w:pStyle w:val="31"/>
            <w:tabs>
              <w:tab w:val="left" w:pos="1050"/>
              <w:tab w:val="right" w:leader="dot" w:pos="9736"/>
            </w:tabs>
            <w:rPr>
              <w:rFonts w:eastAsiaTheme="minorEastAsia"/>
              <w:noProof/>
              <w:sz w:val="21"/>
            </w:rPr>
          </w:pPr>
          <w:r w:rsidRPr="006963CA">
            <w:rPr>
              <w:rFonts w:ascii="宋体" w:eastAsia="宋体" w:hAnsi="宋体" w:cs="Times New Roman"/>
              <w:noProof/>
            </w:rPr>
            <w:t>3.1</w:t>
          </w:r>
          <w:r>
            <w:rPr>
              <w:rFonts w:eastAsiaTheme="minorEastAsia"/>
              <w:noProof/>
              <w:sz w:val="21"/>
            </w:rPr>
            <w:tab/>
          </w:r>
          <w:r w:rsidRPr="006963CA">
            <w:rPr>
              <w:rFonts w:ascii="Times New Roman" w:eastAsia="宋体" w:hAnsi="Times New Roman" w:cs="Times New Roman"/>
              <w:smallCaps/>
              <w:noProof/>
            </w:rPr>
            <w:t>启动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_Toc499804231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05242D"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32441411" w14:textId="329F2F61" w:rsidR="0025558D" w:rsidRDefault="0025558D">
          <w:pPr>
            <w:pStyle w:val="31"/>
            <w:tabs>
              <w:tab w:val="left" w:pos="1050"/>
              <w:tab w:val="right" w:leader="dot" w:pos="9736"/>
            </w:tabs>
            <w:rPr>
              <w:rFonts w:eastAsiaTheme="minorEastAsia"/>
              <w:noProof/>
              <w:sz w:val="21"/>
            </w:rPr>
          </w:pPr>
          <w:r w:rsidRPr="006963CA">
            <w:rPr>
              <w:rFonts w:ascii="宋体" w:eastAsia="宋体" w:hAnsi="宋体" w:cs="Times New Roman"/>
              <w:noProof/>
            </w:rPr>
            <w:t>3.2</w:t>
          </w:r>
          <w:r>
            <w:rPr>
              <w:rFonts w:eastAsiaTheme="minorEastAsia"/>
              <w:noProof/>
              <w:sz w:val="21"/>
            </w:rPr>
            <w:tab/>
          </w:r>
          <w:r w:rsidRPr="006963CA">
            <w:rPr>
              <w:rFonts w:ascii="Times New Roman" w:eastAsia="宋体" w:hAnsi="Times New Roman" w:cs="Times New Roman"/>
              <w:smallCaps/>
              <w:noProof/>
            </w:rPr>
            <w:t>登录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_Toc499804232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05242D"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78C2A5E4" w14:textId="5A554F95" w:rsidR="0025558D" w:rsidRDefault="0025558D">
          <w:pPr>
            <w:pStyle w:val="31"/>
            <w:tabs>
              <w:tab w:val="left" w:pos="1050"/>
              <w:tab w:val="right" w:leader="dot" w:pos="9736"/>
            </w:tabs>
            <w:rPr>
              <w:rFonts w:eastAsiaTheme="minorEastAsia"/>
              <w:noProof/>
              <w:sz w:val="21"/>
            </w:rPr>
          </w:pPr>
          <w:r w:rsidRPr="006963CA">
            <w:rPr>
              <w:rFonts w:ascii="宋体" w:eastAsia="宋体" w:hAnsi="宋体" w:cs="Times New Roman"/>
              <w:noProof/>
            </w:rPr>
            <w:t>3.3</w:t>
          </w:r>
          <w:r>
            <w:rPr>
              <w:rFonts w:eastAsiaTheme="minorEastAsia"/>
              <w:noProof/>
              <w:sz w:val="21"/>
            </w:rPr>
            <w:tab/>
          </w:r>
          <w:r w:rsidRPr="006963CA">
            <w:rPr>
              <w:rFonts w:ascii="Times New Roman" w:eastAsia="宋体" w:hAnsi="Times New Roman" w:cs="Times New Roman"/>
              <w:smallCaps/>
              <w:noProof/>
            </w:rPr>
            <w:t>忘记密码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_Toc499804233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05242D"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5E63143D" w14:textId="0BFA98FB" w:rsidR="0025558D" w:rsidRDefault="0025558D">
          <w:pPr>
            <w:pStyle w:val="31"/>
            <w:tabs>
              <w:tab w:val="left" w:pos="1050"/>
              <w:tab w:val="right" w:leader="dot" w:pos="9736"/>
            </w:tabs>
            <w:rPr>
              <w:rFonts w:eastAsiaTheme="minorEastAsia"/>
              <w:noProof/>
              <w:sz w:val="21"/>
            </w:rPr>
          </w:pPr>
          <w:r w:rsidRPr="006963CA">
            <w:rPr>
              <w:rFonts w:ascii="宋体" w:eastAsia="宋体" w:hAnsi="宋体" w:cs="Times New Roman"/>
              <w:noProof/>
            </w:rPr>
            <w:t>3.4</w:t>
          </w:r>
          <w:r>
            <w:rPr>
              <w:rFonts w:eastAsiaTheme="minorEastAsia"/>
              <w:noProof/>
              <w:sz w:val="21"/>
            </w:rPr>
            <w:tab/>
          </w:r>
          <w:r w:rsidRPr="006963CA">
            <w:rPr>
              <w:rFonts w:ascii="Times New Roman" w:eastAsia="宋体" w:hAnsi="Times New Roman" w:cs="Times New Roman"/>
              <w:smallCaps/>
              <w:noProof/>
            </w:rPr>
            <w:t>软件的主导航栏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_Toc499804234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05242D"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1A0C3E1B" w14:textId="46CDA6FD" w:rsidR="0025558D" w:rsidRDefault="0025558D">
          <w:pPr>
            <w:pStyle w:val="31"/>
            <w:tabs>
              <w:tab w:val="left" w:pos="1050"/>
              <w:tab w:val="right" w:leader="dot" w:pos="9736"/>
            </w:tabs>
            <w:rPr>
              <w:rFonts w:eastAsiaTheme="minorEastAsia"/>
              <w:noProof/>
              <w:sz w:val="21"/>
            </w:rPr>
          </w:pPr>
          <w:r w:rsidRPr="006963CA">
            <w:rPr>
              <w:rFonts w:ascii="宋体" w:eastAsia="宋体" w:hAnsi="宋体" w:cs="Times New Roman"/>
              <w:smallCaps/>
              <w:noProof/>
            </w:rPr>
            <w:t>3.5</w:t>
          </w:r>
          <w:r>
            <w:rPr>
              <w:rFonts w:eastAsiaTheme="minorEastAsia"/>
              <w:noProof/>
              <w:sz w:val="21"/>
            </w:rPr>
            <w:tab/>
          </w:r>
          <w:r w:rsidRPr="006963CA">
            <w:rPr>
              <w:rFonts w:ascii="Times New Roman" w:eastAsia="宋体" w:hAnsi="Times New Roman" w:cs="Times New Roman"/>
              <w:smallCaps/>
              <w:noProof/>
            </w:rPr>
            <w:t>退出登录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_Toc499804235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05242D"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62B75265" w14:textId="4A38A86E" w:rsidR="0025558D" w:rsidRDefault="0025558D">
          <w:pPr>
            <w:pStyle w:val="22"/>
            <w:rPr>
              <w:rFonts w:eastAsiaTheme="minorEastAsia"/>
              <w:b w:val="0"/>
              <w:bCs w:val="0"/>
              <w:noProof/>
              <w:sz w:val="21"/>
            </w:rPr>
          </w:pPr>
          <w:r w:rsidRPr="006963CA">
            <w:rPr>
              <w:rFonts w:ascii="Times New Roman" w:hAnsi="Times New Roman" w:cs="Times New Roman"/>
              <w:noProof/>
            </w:rPr>
            <w:t>第四章：示例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_Toc499804236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05242D"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2DE0DC90" w14:textId="43C9DE11" w:rsidR="0025558D" w:rsidRDefault="0025558D">
          <w:pPr>
            <w:pStyle w:val="31"/>
            <w:tabs>
              <w:tab w:val="left" w:pos="1050"/>
              <w:tab w:val="right" w:leader="dot" w:pos="9736"/>
            </w:tabs>
            <w:rPr>
              <w:rFonts w:eastAsiaTheme="minorEastAsia"/>
              <w:noProof/>
              <w:sz w:val="21"/>
            </w:rPr>
          </w:pPr>
          <w:r w:rsidRPr="006963CA">
            <w:rPr>
              <w:rFonts w:ascii="宋体" w:eastAsia="宋体" w:hAnsi="Times New Roman" w:cs="Times New Roman"/>
              <w:smallCaps/>
              <w:noProof/>
            </w:rPr>
            <w:t>4.1</w:t>
          </w:r>
          <w:r>
            <w:rPr>
              <w:rFonts w:eastAsiaTheme="minorEastAsia"/>
              <w:noProof/>
              <w:sz w:val="21"/>
            </w:rPr>
            <w:tab/>
          </w:r>
          <w:r w:rsidRPr="006963CA">
            <w:rPr>
              <w:rFonts w:ascii="Times New Roman" w:eastAsia="宋体" w:hAnsi="Times New Roman" w:cs="Times New Roman"/>
              <w:smallCaps/>
              <w:noProof/>
            </w:rPr>
            <w:t>患者管理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_Toc499804237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05242D"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267A3B0F" w14:textId="0D4E41BF" w:rsidR="0025558D" w:rsidRDefault="0025558D">
          <w:pPr>
            <w:pStyle w:val="41"/>
            <w:rPr>
              <w:rFonts w:eastAsiaTheme="minorEastAsia"/>
              <w:noProof/>
              <w:sz w:val="21"/>
              <w:szCs w:val="22"/>
            </w:rPr>
          </w:pPr>
          <w:r w:rsidRPr="006963CA">
            <w:rPr>
              <w:rFonts w:ascii="宋体" w:hAnsi="Times New Roman" w:cs="Times New Roman"/>
              <w:noProof/>
            </w:rPr>
            <w:t>4.1.1</w:t>
          </w:r>
          <w:r>
            <w:rPr>
              <w:rFonts w:eastAsiaTheme="minorEastAsia"/>
              <w:noProof/>
              <w:sz w:val="21"/>
              <w:szCs w:val="22"/>
            </w:rPr>
            <w:tab/>
          </w:r>
          <w:r w:rsidRPr="006963CA">
            <w:rPr>
              <w:rFonts w:ascii="Times New Roman" w:hAnsi="Times New Roman" w:cs="Times New Roman"/>
              <w:noProof/>
            </w:rPr>
            <w:t>创建新患者和批量导入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_Toc499804238 \h </w:instrText>
          </w:r>
          <w:r>
            <w:rPr>
              <w:noProof/>
            </w:rPr>
            <w:fldChar w:fldCharType="separate"/>
          </w:r>
          <w:r w:rsidR="0005242D">
            <w:rPr>
              <w:rFonts w:hint="eastAsia"/>
              <w:b/>
              <w:bCs/>
              <w:noProof/>
            </w:rPr>
            <w:t>错误!未定义书签。</w:t>
          </w:r>
          <w:r>
            <w:rPr>
              <w:noProof/>
            </w:rPr>
            <w:fldChar w:fldCharType="end"/>
          </w:r>
        </w:p>
        <w:p w14:paraId="3A387183" w14:textId="1DA9B831" w:rsidR="0025558D" w:rsidRDefault="0025558D">
          <w:pPr>
            <w:pStyle w:val="41"/>
            <w:rPr>
              <w:rFonts w:eastAsiaTheme="minorEastAsia"/>
              <w:noProof/>
              <w:sz w:val="21"/>
              <w:szCs w:val="22"/>
            </w:rPr>
          </w:pPr>
          <w:r w:rsidRPr="006963CA">
            <w:rPr>
              <w:rFonts w:ascii="宋体" w:hAnsi="Times New Roman" w:cs="Times New Roman"/>
              <w:noProof/>
            </w:rPr>
            <w:t>4.1.2</w:t>
          </w:r>
          <w:r>
            <w:rPr>
              <w:rFonts w:eastAsiaTheme="minorEastAsia"/>
              <w:noProof/>
              <w:sz w:val="21"/>
              <w:szCs w:val="22"/>
            </w:rPr>
            <w:tab/>
          </w:r>
          <w:r w:rsidRPr="006963CA">
            <w:rPr>
              <w:rFonts w:ascii="Times New Roman" w:hAnsi="Times New Roman" w:cs="Times New Roman"/>
              <w:noProof/>
            </w:rPr>
            <w:t>患者记录的查看详情、编辑和删除操作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_Toc499804239 \h </w:instrText>
          </w:r>
          <w:r>
            <w:rPr>
              <w:noProof/>
            </w:rPr>
            <w:fldChar w:fldCharType="separate"/>
          </w:r>
          <w:r w:rsidR="0005242D">
            <w:rPr>
              <w:rFonts w:hint="eastAsia"/>
              <w:b/>
              <w:bCs/>
              <w:noProof/>
            </w:rPr>
            <w:t>错误!未定义书签。</w:t>
          </w:r>
          <w:r>
            <w:rPr>
              <w:noProof/>
            </w:rPr>
            <w:fldChar w:fldCharType="end"/>
          </w:r>
        </w:p>
        <w:p w14:paraId="226777DF" w14:textId="4CA53DF1" w:rsidR="0025558D" w:rsidRDefault="0025558D">
          <w:pPr>
            <w:pStyle w:val="41"/>
            <w:rPr>
              <w:rFonts w:eastAsiaTheme="minorEastAsia"/>
              <w:noProof/>
              <w:sz w:val="21"/>
              <w:szCs w:val="22"/>
            </w:rPr>
          </w:pPr>
          <w:r w:rsidRPr="006963CA">
            <w:rPr>
              <w:rFonts w:ascii="宋体" w:hAnsi="Times New Roman" w:cs="Times New Roman"/>
              <w:noProof/>
            </w:rPr>
            <w:t>4.1.3</w:t>
          </w:r>
          <w:r>
            <w:rPr>
              <w:rFonts w:eastAsiaTheme="minorEastAsia"/>
              <w:noProof/>
              <w:sz w:val="21"/>
              <w:szCs w:val="22"/>
            </w:rPr>
            <w:tab/>
          </w:r>
          <w:r w:rsidRPr="006963CA">
            <w:rPr>
              <w:rFonts w:ascii="Times New Roman" w:hAnsi="Times New Roman" w:cs="Times New Roman"/>
              <w:noProof/>
            </w:rPr>
            <w:t>添加患者相关的样本记录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_Toc499804240 \h </w:instrText>
          </w:r>
          <w:r>
            <w:rPr>
              <w:noProof/>
            </w:rPr>
            <w:fldChar w:fldCharType="separate"/>
          </w:r>
          <w:r w:rsidR="0005242D">
            <w:rPr>
              <w:rFonts w:hint="eastAsia"/>
              <w:b/>
              <w:bCs/>
              <w:noProof/>
            </w:rPr>
            <w:t>错误!未定义书签。</w:t>
          </w:r>
          <w:r>
            <w:rPr>
              <w:noProof/>
            </w:rPr>
            <w:fldChar w:fldCharType="end"/>
          </w:r>
        </w:p>
        <w:p w14:paraId="766E7236" w14:textId="1F68F135" w:rsidR="0025558D" w:rsidRDefault="0025558D">
          <w:pPr>
            <w:pStyle w:val="31"/>
            <w:tabs>
              <w:tab w:val="left" w:pos="1050"/>
              <w:tab w:val="right" w:leader="dot" w:pos="9736"/>
            </w:tabs>
            <w:rPr>
              <w:rFonts w:eastAsiaTheme="minorEastAsia"/>
              <w:noProof/>
              <w:sz w:val="21"/>
            </w:rPr>
          </w:pPr>
          <w:r w:rsidRPr="006963CA">
            <w:rPr>
              <w:rFonts w:ascii="宋体" w:eastAsia="宋体" w:hAnsi="Times New Roman" w:cs="Times New Roman"/>
              <w:noProof/>
            </w:rPr>
            <w:t>4.2</w:t>
          </w:r>
          <w:r>
            <w:rPr>
              <w:rFonts w:eastAsiaTheme="minorEastAsia"/>
              <w:noProof/>
              <w:sz w:val="21"/>
            </w:rPr>
            <w:tab/>
          </w:r>
          <w:r w:rsidRPr="006963CA">
            <w:rPr>
              <w:rFonts w:ascii="Times New Roman" w:eastAsia="宋体" w:hAnsi="Times New Roman" w:cs="Times New Roman"/>
              <w:noProof/>
            </w:rPr>
            <w:t>样本管理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_Toc499804241 \h </w:instrText>
          </w:r>
          <w:r>
            <w:rPr>
              <w:noProof/>
            </w:rPr>
            <w:fldChar w:fldCharType="separate"/>
          </w:r>
          <w:r w:rsidR="0005242D">
            <w:rPr>
              <w:rFonts w:hint="eastAsia"/>
              <w:b/>
              <w:bCs/>
              <w:noProof/>
            </w:rPr>
            <w:t>错误!未定义书签。</w:t>
          </w:r>
          <w:r>
            <w:rPr>
              <w:noProof/>
            </w:rPr>
            <w:fldChar w:fldCharType="end"/>
          </w:r>
        </w:p>
        <w:p w14:paraId="06207769" w14:textId="3B708768" w:rsidR="0025558D" w:rsidRDefault="0025558D">
          <w:pPr>
            <w:pStyle w:val="41"/>
            <w:rPr>
              <w:rFonts w:eastAsiaTheme="minorEastAsia"/>
              <w:noProof/>
              <w:sz w:val="21"/>
              <w:szCs w:val="22"/>
            </w:rPr>
          </w:pPr>
          <w:r w:rsidRPr="006963CA">
            <w:rPr>
              <w:rFonts w:ascii="宋体" w:hAnsi="宋体" w:cs="Times New Roman"/>
              <w:noProof/>
            </w:rPr>
            <w:t>4.2.1</w:t>
          </w:r>
          <w:r>
            <w:rPr>
              <w:rFonts w:eastAsiaTheme="minorEastAsia"/>
              <w:noProof/>
              <w:sz w:val="21"/>
              <w:szCs w:val="22"/>
            </w:rPr>
            <w:tab/>
          </w:r>
          <w:r w:rsidRPr="006963CA">
            <w:rPr>
              <w:rFonts w:ascii="Times New Roman" w:hAnsi="Times New Roman" w:cs="Times New Roman"/>
              <w:noProof/>
            </w:rPr>
            <w:t>创建新样本和批量导入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_Toc499804242 \h </w:instrText>
          </w:r>
          <w:r>
            <w:rPr>
              <w:noProof/>
            </w:rPr>
            <w:fldChar w:fldCharType="separate"/>
          </w:r>
          <w:r w:rsidR="0005242D">
            <w:rPr>
              <w:rFonts w:hint="eastAsia"/>
              <w:b/>
              <w:bCs/>
              <w:noProof/>
            </w:rPr>
            <w:t>错误!未定义书签。</w:t>
          </w:r>
          <w:r>
            <w:rPr>
              <w:noProof/>
            </w:rPr>
            <w:fldChar w:fldCharType="end"/>
          </w:r>
        </w:p>
        <w:p w14:paraId="269198F0" w14:textId="77AD1D83" w:rsidR="0025558D" w:rsidRDefault="0025558D">
          <w:pPr>
            <w:pStyle w:val="41"/>
            <w:rPr>
              <w:rFonts w:eastAsiaTheme="minorEastAsia"/>
              <w:noProof/>
              <w:sz w:val="21"/>
              <w:szCs w:val="22"/>
            </w:rPr>
          </w:pPr>
          <w:r w:rsidRPr="006963CA">
            <w:rPr>
              <w:rFonts w:ascii="宋体" w:hAnsi="宋体" w:cs="Times New Roman"/>
              <w:noProof/>
            </w:rPr>
            <w:t>4.2.2</w:t>
          </w:r>
          <w:r>
            <w:rPr>
              <w:rFonts w:eastAsiaTheme="minorEastAsia"/>
              <w:noProof/>
              <w:sz w:val="21"/>
              <w:szCs w:val="22"/>
            </w:rPr>
            <w:tab/>
          </w:r>
          <w:r w:rsidRPr="006963CA">
            <w:rPr>
              <w:rFonts w:ascii="Times New Roman" w:hAnsi="Times New Roman" w:cs="Times New Roman"/>
              <w:noProof/>
            </w:rPr>
            <w:t>样本记录的查看详情、编辑和删除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_Toc499804243 \h </w:instrText>
          </w:r>
          <w:r>
            <w:rPr>
              <w:noProof/>
            </w:rPr>
            <w:fldChar w:fldCharType="separate"/>
          </w:r>
          <w:r w:rsidR="0005242D">
            <w:rPr>
              <w:rFonts w:hint="eastAsia"/>
              <w:b/>
              <w:bCs/>
              <w:noProof/>
            </w:rPr>
            <w:t>错误!未定义书签。</w:t>
          </w:r>
          <w:r>
            <w:rPr>
              <w:noProof/>
            </w:rPr>
            <w:fldChar w:fldCharType="end"/>
          </w:r>
        </w:p>
        <w:p w14:paraId="3AA505F5" w14:textId="4B66409C" w:rsidR="0025558D" w:rsidRDefault="0025558D">
          <w:pPr>
            <w:pStyle w:val="41"/>
            <w:rPr>
              <w:rFonts w:eastAsiaTheme="minorEastAsia"/>
              <w:noProof/>
              <w:sz w:val="21"/>
              <w:szCs w:val="22"/>
            </w:rPr>
          </w:pPr>
          <w:r w:rsidRPr="006963CA">
            <w:rPr>
              <w:rFonts w:ascii="宋体" w:hAnsi="宋体" w:cs="Times New Roman"/>
              <w:noProof/>
            </w:rPr>
            <w:t>4.2.3</w:t>
          </w:r>
          <w:r>
            <w:rPr>
              <w:rFonts w:eastAsiaTheme="minorEastAsia"/>
              <w:noProof/>
              <w:sz w:val="21"/>
              <w:szCs w:val="22"/>
            </w:rPr>
            <w:tab/>
          </w:r>
          <w:r w:rsidRPr="006963CA">
            <w:rPr>
              <w:rFonts w:ascii="Times New Roman" w:hAnsi="Times New Roman" w:cs="Times New Roman"/>
              <w:noProof/>
            </w:rPr>
            <w:t>添加当前样本相关基因检测记录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_Toc499804244 \h </w:instrText>
          </w:r>
          <w:r>
            <w:rPr>
              <w:noProof/>
            </w:rPr>
            <w:fldChar w:fldCharType="separate"/>
          </w:r>
          <w:r w:rsidR="0005242D">
            <w:rPr>
              <w:rFonts w:hint="eastAsia"/>
              <w:b/>
              <w:bCs/>
              <w:noProof/>
            </w:rPr>
            <w:t>错误!未定义书签。</w:t>
          </w:r>
          <w:r>
            <w:rPr>
              <w:noProof/>
            </w:rPr>
            <w:fldChar w:fldCharType="end"/>
          </w:r>
        </w:p>
        <w:p w14:paraId="67E24884" w14:textId="485D0110" w:rsidR="0025558D" w:rsidRDefault="0025558D">
          <w:pPr>
            <w:pStyle w:val="31"/>
            <w:tabs>
              <w:tab w:val="left" w:pos="1050"/>
              <w:tab w:val="right" w:leader="dot" w:pos="9736"/>
            </w:tabs>
            <w:rPr>
              <w:rFonts w:eastAsiaTheme="minorEastAsia"/>
              <w:noProof/>
              <w:sz w:val="21"/>
            </w:rPr>
          </w:pPr>
          <w:r w:rsidRPr="006963CA">
            <w:rPr>
              <w:rFonts w:ascii="宋体" w:eastAsia="宋体" w:hAnsi="Times New Roman" w:cs="Times New Roman"/>
              <w:noProof/>
            </w:rPr>
            <w:t>4.3</w:t>
          </w:r>
          <w:r>
            <w:rPr>
              <w:rFonts w:eastAsiaTheme="minorEastAsia"/>
              <w:noProof/>
              <w:sz w:val="21"/>
            </w:rPr>
            <w:tab/>
          </w:r>
          <w:r w:rsidRPr="006963CA">
            <w:rPr>
              <w:rFonts w:ascii="Times New Roman" w:eastAsia="宋体" w:hAnsi="Times New Roman" w:cs="Times New Roman"/>
              <w:noProof/>
            </w:rPr>
            <w:t>基因检测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_Toc499804245 \h </w:instrText>
          </w:r>
          <w:r>
            <w:rPr>
              <w:noProof/>
            </w:rPr>
            <w:fldChar w:fldCharType="separate"/>
          </w:r>
          <w:r w:rsidR="0005242D">
            <w:rPr>
              <w:rFonts w:hint="eastAsia"/>
              <w:b/>
              <w:bCs/>
              <w:noProof/>
            </w:rPr>
            <w:t>错误!未定义书签。</w:t>
          </w:r>
          <w:r>
            <w:rPr>
              <w:noProof/>
            </w:rPr>
            <w:fldChar w:fldCharType="end"/>
          </w:r>
        </w:p>
        <w:p w14:paraId="6F04D8DA" w14:textId="2CA102FF" w:rsidR="0025558D" w:rsidRDefault="0025558D">
          <w:pPr>
            <w:pStyle w:val="41"/>
            <w:rPr>
              <w:rFonts w:eastAsiaTheme="minorEastAsia"/>
              <w:noProof/>
              <w:sz w:val="21"/>
              <w:szCs w:val="22"/>
            </w:rPr>
          </w:pPr>
          <w:r w:rsidRPr="006963CA">
            <w:rPr>
              <w:rFonts w:ascii="宋体" w:hAnsi="宋体" w:cs="Times New Roman"/>
              <w:noProof/>
            </w:rPr>
            <w:t>4.3.1</w:t>
          </w:r>
          <w:r>
            <w:rPr>
              <w:rFonts w:eastAsiaTheme="minorEastAsia"/>
              <w:noProof/>
              <w:sz w:val="21"/>
              <w:szCs w:val="22"/>
            </w:rPr>
            <w:tab/>
          </w:r>
          <w:r w:rsidRPr="006963CA">
            <w:rPr>
              <w:rFonts w:ascii="Times New Roman" w:hAnsi="Times New Roman" w:cs="Times New Roman"/>
              <w:noProof/>
            </w:rPr>
            <w:t>创建新的基因检测和批量导入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_Toc499804246 \h </w:instrText>
          </w:r>
          <w:r>
            <w:rPr>
              <w:noProof/>
            </w:rPr>
            <w:fldChar w:fldCharType="separate"/>
          </w:r>
          <w:r w:rsidR="0005242D">
            <w:rPr>
              <w:rFonts w:hint="eastAsia"/>
              <w:b/>
              <w:bCs/>
              <w:noProof/>
            </w:rPr>
            <w:t>错误!未定义书签。</w:t>
          </w:r>
          <w:r>
            <w:rPr>
              <w:noProof/>
            </w:rPr>
            <w:fldChar w:fldCharType="end"/>
          </w:r>
        </w:p>
        <w:p w14:paraId="2800086D" w14:textId="73A0ADA7" w:rsidR="0025558D" w:rsidRDefault="0025558D">
          <w:pPr>
            <w:pStyle w:val="41"/>
            <w:rPr>
              <w:rFonts w:eastAsiaTheme="minorEastAsia"/>
              <w:noProof/>
              <w:sz w:val="21"/>
              <w:szCs w:val="22"/>
            </w:rPr>
          </w:pPr>
          <w:r w:rsidRPr="006963CA">
            <w:rPr>
              <w:rFonts w:ascii="宋体" w:hAnsi="宋体" w:cs="Times New Roman"/>
              <w:noProof/>
            </w:rPr>
            <w:t>4.3.2</w:t>
          </w:r>
          <w:r>
            <w:rPr>
              <w:rFonts w:eastAsiaTheme="minorEastAsia"/>
              <w:noProof/>
              <w:sz w:val="21"/>
              <w:szCs w:val="22"/>
            </w:rPr>
            <w:tab/>
          </w:r>
          <w:r w:rsidRPr="006963CA">
            <w:rPr>
              <w:rFonts w:ascii="Times New Roman" w:hAnsi="Times New Roman" w:cs="Times New Roman"/>
              <w:noProof/>
            </w:rPr>
            <w:t>基因检测记录的查看详情、编辑操作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_Toc499804247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05242D"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2450005C" w14:textId="44E5EDA3" w:rsidR="0025558D" w:rsidRDefault="0025558D">
          <w:pPr>
            <w:pStyle w:val="41"/>
            <w:rPr>
              <w:rFonts w:eastAsiaTheme="minorEastAsia"/>
              <w:noProof/>
              <w:sz w:val="21"/>
              <w:szCs w:val="22"/>
            </w:rPr>
          </w:pPr>
          <w:r w:rsidRPr="006963CA">
            <w:rPr>
              <w:rFonts w:ascii="宋体" w:hAnsi="宋体" w:cs="Times New Roman"/>
              <w:noProof/>
            </w:rPr>
            <w:t>4.3.3</w:t>
          </w:r>
          <w:r>
            <w:rPr>
              <w:rFonts w:eastAsiaTheme="minorEastAsia"/>
              <w:noProof/>
              <w:sz w:val="21"/>
              <w:szCs w:val="22"/>
            </w:rPr>
            <w:tab/>
          </w:r>
          <w:r w:rsidRPr="006963CA">
            <w:rPr>
              <w:rFonts w:ascii="Times New Roman" w:hAnsi="Times New Roman" w:cs="Times New Roman"/>
              <w:noProof/>
            </w:rPr>
            <w:t>上机表列表的查询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_Toc499804248 \h </w:instrText>
          </w:r>
          <w:r>
            <w:rPr>
              <w:noProof/>
            </w:rPr>
            <w:fldChar w:fldCharType="separate"/>
          </w:r>
          <w:r w:rsidR="0005242D">
            <w:rPr>
              <w:rFonts w:hint="eastAsia"/>
              <w:b/>
              <w:bCs/>
              <w:noProof/>
            </w:rPr>
            <w:t>错误!未定义书签。</w:t>
          </w:r>
          <w:r>
            <w:rPr>
              <w:noProof/>
            </w:rPr>
            <w:fldChar w:fldCharType="end"/>
          </w:r>
        </w:p>
        <w:p w14:paraId="2C2A9D31" w14:textId="4F4BEEC0" w:rsidR="0025558D" w:rsidRDefault="0025558D">
          <w:pPr>
            <w:pStyle w:val="41"/>
            <w:rPr>
              <w:rFonts w:eastAsiaTheme="minorEastAsia"/>
              <w:noProof/>
              <w:sz w:val="21"/>
              <w:szCs w:val="22"/>
            </w:rPr>
          </w:pPr>
          <w:r w:rsidRPr="006963CA">
            <w:rPr>
              <w:rFonts w:ascii="宋体" w:hAnsi="宋体" w:cs="Times New Roman"/>
              <w:noProof/>
            </w:rPr>
            <w:t>4.3.4</w:t>
          </w:r>
          <w:r>
            <w:rPr>
              <w:rFonts w:eastAsiaTheme="minorEastAsia"/>
              <w:noProof/>
              <w:sz w:val="21"/>
              <w:szCs w:val="22"/>
            </w:rPr>
            <w:tab/>
          </w:r>
          <w:r w:rsidRPr="006963CA">
            <w:rPr>
              <w:rFonts w:ascii="Times New Roman" w:hAnsi="Times New Roman" w:cs="Times New Roman"/>
              <w:noProof/>
            </w:rPr>
            <w:t>上机信息表的查看详情、编辑和下载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_Toc499804249 \h </w:instrText>
          </w:r>
          <w:r>
            <w:rPr>
              <w:noProof/>
            </w:rPr>
            <w:fldChar w:fldCharType="separate"/>
          </w:r>
          <w:r w:rsidR="0005242D">
            <w:rPr>
              <w:rFonts w:hint="eastAsia"/>
              <w:b/>
              <w:bCs/>
              <w:noProof/>
            </w:rPr>
            <w:t>错误!未定义书签。</w:t>
          </w:r>
          <w:r>
            <w:rPr>
              <w:noProof/>
            </w:rPr>
            <w:fldChar w:fldCharType="end"/>
          </w:r>
        </w:p>
        <w:p w14:paraId="79DD3D7C" w14:textId="02068F55" w:rsidR="0025558D" w:rsidRDefault="0025558D">
          <w:pPr>
            <w:pStyle w:val="31"/>
            <w:tabs>
              <w:tab w:val="left" w:pos="1050"/>
              <w:tab w:val="right" w:leader="dot" w:pos="9736"/>
            </w:tabs>
            <w:rPr>
              <w:rFonts w:eastAsiaTheme="minorEastAsia"/>
              <w:noProof/>
              <w:sz w:val="21"/>
            </w:rPr>
          </w:pPr>
          <w:r w:rsidRPr="006963CA">
            <w:rPr>
              <w:rFonts w:ascii="宋体" w:eastAsia="宋体" w:hAnsi="Times New Roman" w:cs="Times New Roman"/>
              <w:noProof/>
            </w:rPr>
            <w:t>4.4</w:t>
          </w:r>
          <w:r>
            <w:rPr>
              <w:rFonts w:eastAsiaTheme="minorEastAsia"/>
              <w:noProof/>
              <w:sz w:val="21"/>
            </w:rPr>
            <w:tab/>
          </w:r>
          <w:r w:rsidRPr="006963CA">
            <w:rPr>
              <w:rFonts w:ascii="Times New Roman" w:eastAsia="宋体" w:hAnsi="Times New Roman" w:cs="Times New Roman"/>
              <w:noProof/>
            </w:rPr>
            <w:t>测序文件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_Toc499804250 \h </w:instrText>
          </w:r>
          <w:r>
            <w:rPr>
              <w:noProof/>
            </w:rPr>
            <w:fldChar w:fldCharType="separate"/>
          </w:r>
          <w:r w:rsidR="0005242D">
            <w:rPr>
              <w:rFonts w:hint="eastAsia"/>
              <w:b/>
              <w:bCs/>
              <w:noProof/>
            </w:rPr>
            <w:t>错误!未定义书签。</w:t>
          </w:r>
          <w:r>
            <w:rPr>
              <w:noProof/>
            </w:rPr>
            <w:fldChar w:fldCharType="end"/>
          </w:r>
        </w:p>
        <w:p w14:paraId="378CB256" w14:textId="2336FA3E" w:rsidR="0025558D" w:rsidRDefault="0025558D">
          <w:pPr>
            <w:pStyle w:val="41"/>
            <w:rPr>
              <w:rFonts w:eastAsiaTheme="minorEastAsia"/>
              <w:noProof/>
              <w:sz w:val="21"/>
              <w:szCs w:val="22"/>
            </w:rPr>
          </w:pPr>
          <w:r w:rsidRPr="006963CA">
            <w:rPr>
              <w:rFonts w:ascii="宋体" w:hAnsi="宋体" w:cs="Times New Roman"/>
              <w:noProof/>
            </w:rPr>
            <w:lastRenderedPageBreak/>
            <w:t>4.4.1</w:t>
          </w:r>
          <w:r>
            <w:rPr>
              <w:rFonts w:eastAsiaTheme="minorEastAsia"/>
              <w:noProof/>
              <w:sz w:val="21"/>
              <w:szCs w:val="22"/>
            </w:rPr>
            <w:tab/>
          </w:r>
          <w:r w:rsidRPr="006963CA">
            <w:rPr>
              <w:rFonts w:ascii="Times New Roman" w:hAnsi="Times New Roman" w:cs="Times New Roman"/>
              <w:noProof/>
            </w:rPr>
            <w:t>测序文件的查看详情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_Toc499804251 \h </w:instrText>
          </w:r>
          <w:r>
            <w:rPr>
              <w:noProof/>
            </w:rPr>
            <w:fldChar w:fldCharType="separate"/>
          </w:r>
          <w:r w:rsidR="0005242D">
            <w:rPr>
              <w:rFonts w:hint="eastAsia"/>
              <w:b/>
              <w:bCs/>
              <w:noProof/>
            </w:rPr>
            <w:t>错误!未定义书签。</w:t>
          </w:r>
          <w:r>
            <w:rPr>
              <w:noProof/>
            </w:rPr>
            <w:fldChar w:fldCharType="end"/>
          </w:r>
        </w:p>
        <w:p w14:paraId="2BA2637C" w14:textId="7CD2CF9F" w:rsidR="0025558D" w:rsidRDefault="0025558D">
          <w:pPr>
            <w:pStyle w:val="22"/>
            <w:rPr>
              <w:rFonts w:eastAsiaTheme="minorEastAsia"/>
              <w:b w:val="0"/>
              <w:bCs w:val="0"/>
              <w:noProof/>
              <w:sz w:val="21"/>
            </w:rPr>
          </w:pPr>
          <w:r w:rsidRPr="006963CA">
            <w:rPr>
              <w:rFonts w:ascii="Times New Roman" w:hAnsi="Times New Roman" w:cs="Times New Roman"/>
              <w:noProof/>
            </w:rPr>
            <w:t>第五章：系统、帐户和帮助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_Toc499804252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05242D"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0FCF6883" w14:textId="2B55A9CD" w:rsidR="0025558D" w:rsidRDefault="0025558D">
          <w:pPr>
            <w:pStyle w:val="31"/>
            <w:tabs>
              <w:tab w:val="left" w:pos="1050"/>
              <w:tab w:val="right" w:leader="dot" w:pos="9736"/>
            </w:tabs>
            <w:rPr>
              <w:rFonts w:eastAsiaTheme="minorEastAsia"/>
              <w:noProof/>
              <w:sz w:val="21"/>
            </w:rPr>
          </w:pPr>
          <w:r w:rsidRPr="006963CA">
            <w:rPr>
              <w:rFonts w:ascii="宋体" w:eastAsia="宋体" w:hAnsi="Times New Roman" w:cs="Times New Roman"/>
              <w:noProof/>
            </w:rPr>
            <w:t>5.1</w:t>
          </w:r>
          <w:r>
            <w:rPr>
              <w:rFonts w:eastAsiaTheme="minorEastAsia"/>
              <w:noProof/>
              <w:sz w:val="21"/>
            </w:rPr>
            <w:tab/>
          </w:r>
          <w:r w:rsidRPr="006963CA">
            <w:rPr>
              <w:rFonts w:ascii="Times New Roman" w:eastAsia="宋体" w:hAnsi="Times New Roman" w:cs="Times New Roman"/>
              <w:noProof/>
            </w:rPr>
            <w:t>系统统计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_Toc499804253 \h </w:instrText>
          </w:r>
          <w:r>
            <w:rPr>
              <w:noProof/>
            </w:rPr>
            <w:fldChar w:fldCharType="separate"/>
          </w:r>
          <w:r w:rsidR="0005242D">
            <w:rPr>
              <w:rFonts w:hint="eastAsia"/>
              <w:b/>
              <w:bCs/>
              <w:noProof/>
            </w:rPr>
            <w:t>错误!未定义书签。</w:t>
          </w:r>
          <w:r>
            <w:rPr>
              <w:noProof/>
            </w:rPr>
            <w:fldChar w:fldCharType="end"/>
          </w:r>
        </w:p>
        <w:p w14:paraId="22E9229D" w14:textId="1F67EFAF" w:rsidR="0025558D" w:rsidRDefault="0025558D">
          <w:pPr>
            <w:pStyle w:val="41"/>
            <w:rPr>
              <w:rFonts w:eastAsiaTheme="minorEastAsia"/>
              <w:noProof/>
              <w:sz w:val="21"/>
              <w:szCs w:val="22"/>
            </w:rPr>
          </w:pPr>
          <w:r w:rsidRPr="006963CA">
            <w:rPr>
              <w:rFonts w:ascii="宋体" w:cs="Times New Roman"/>
              <w:noProof/>
            </w:rPr>
            <w:t>5.1.1</w:t>
          </w:r>
          <w:r>
            <w:rPr>
              <w:rFonts w:eastAsiaTheme="minorEastAsia"/>
              <w:noProof/>
              <w:sz w:val="21"/>
              <w:szCs w:val="22"/>
            </w:rPr>
            <w:tab/>
          </w:r>
          <w:r w:rsidRPr="006963CA">
            <w:rPr>
              <w:rFonts w:ascii="Times New Roman" w:hAnsi="Times New Roman" w:cs="Times New Roman"/>
              <w:noProof/>
            </w:rPr>
            <w:t>查看磁盘剩余空间的统计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_Toc499804254 \h </w:instrText>
          </w:r>
          <w:r>
            <w:rPr>
              <w:noProof/>
            </w:rPr>
            <w:fldChar w:fldCharType="separate"/>
          </w:r>
          <w:r w:rsidR="0005242D">
            <w:rPr>
              <w:rFonts w:hint="eastAsia"/>
              <w:b/>
              <w:bCs/>
              <w:noProof/>
            </w:rPr>
            <w:t>错误!未定义书签。</w:t>
          </w:r>
          <w:r>
            <w:rPr>
              <w:noProof/>
            </w:rPr>
            <w:fldChar w:fldCharType="end"/>
          </w:r>
        </w:p>
        <w:p w14:paraId="64E19D47" w14:textId="09A85980" w:rsidR="0025558D" w:rsidRDefault="0025558D">
          <w:pPr>
            <w:pStyle w:val="41"/>
            <w:rPr>
              <w:rFonts w:eastAsiaTheme="minorEastAsia"/>
              <w:noProof/>
              <w:sz w:val="21"/>
              <w:szCs w:val="22"/>
            </w:rPr>
          </w:pPr>
          <w:r w:rsidRPr="006963CA">
            <w:rPr>
              <w:rFonts w:ascii="宋体" w:cs="Times New Roman"/>
              <w:noProof/>
            </w:rPr>
            <w:t>5.1.2</w:t>
          </w:r>
          <w:r>
            <w:rPr>
              <w:rFonts w:eastAsiaTheme="minorEastAsia"/>
              <w:noProof/>
              <w:sz w:val="21"/>
              <w:szCs w:val="22"/>
            </w:rPr>
            <w:tab/>
          </w:r>
          <w:r w:rsidRPr="006963CA">
            <w:rPr>
              <w:rFonts w:ascii="Times New Roman" w:hAnsi="Times New Roman" w:cs="Times New Roman"/>
              <w:noProof/>
            </w:rPr>
            <w:t>查看基因检测历史数据统计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_Toc499804255 \h </w:instrText>
          </w:r>
          <w:r>
            <w:rPr>
              <w:noProof/>
            </w:rPr>
            <w:fldChar w:fldCharType="separate"/>
          </w:r>
          <w:r w:rsidR="0005242D">
            <w:rPr>
              <w:rFonts w:hint="eastAsia"/>
              <w:b/>
              <w:bCs/>
              <w:noProof/>
            </w:rPr>
            <w:t>错误!未定义书签。</w:t>
          </w:r>
          <w:r>
            <w:rPr>
              <w:noProof/>
            </w:rPr>
            <w:fldChar w:fldCharType="end"/>
          </w:r>
        </w:p>
        <w:p w14:paraId="3E5B8822" w14:textId="77800172" w:rsidR="0025558D" w:rsidRDefault="0025558D">
          <w:pPr>
            <w:pStyle w:val="31"/>
            <w:tabs>
              <w:tab w:val="left" w:pos="1050"/>
              <w:tab w:val="right" w:leader="dot" w:pos="9736"/>
            </w:tabs>
            <w:rPr>
              <w:rFonts w:eastAsiaTheme="minorEastAsia"/>
              <w:noProof/>
              <w:sz w:val="21"/>
            </w:rPr>
          </w:pPr>
          <w:r w:rsidRPr="006963CA">
            <w:rPr>
              <w:rFonts w:ascii="Times New Roman" w:eastAsia="宋体" w:hAnsi="Times New Roman" w:cs="Times New Roman"/>
              <w:noProof/>
            </w:rPr>
            <w:t>5.2</w:t>
          </w:r>
          <w:r>
            <w:rPr>
              <w:rFonts w:eastAsiaTheme="minorEastAsia"/>
              <w:noProof/>
              <w:sz w:val="21"/>
            </w:rPr>
            <w:tab/>
          </w:r>
          <w:r w:rsidRPr="006963CA">
            <w:rPr>
              <w:rFonts w:ascii="Times New Roman" w:eastAsia="宋体" w:hAnsi="Times New Roman" w:cs="Times New Roman"/>
              <w:noProof/>
            </w:rPr>
            <w:t>用户管理（管理员）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_Toc499804256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05242D"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588243F0" w14:textId="7414A3F3" w:rsidR="0025558D" w:rsidRDefault="0025558D">
          <w:pPr>
            <w:pStyle w:val="41"/>
            <w:rPr>
              <w:rFonts w:eastAsiaTheme="minorEastAsia"/>
              <w:noProof/>
              <w:sz w:val="21"/>
              <w:szCs w:val="22"/>
            </w:rPr>
          </w:pPr>
          <w:r w:rsidRPr="006963CA">
            <w:rPr>
              <w:rFonts w:ascii="宋体" w:hAnsi="宋体" w:cs="Times New Roman"/>
              <w:noProof/>
            </w:rPr>
            <w:t>5.2.1</w:t>
          </w:r>
          <w:r>
            <w:rPr>
              <w:rFonts w:eastAsiaTheme="minorEastAsia"/>
              <w:noProof/>
              <w:sz w:val="21"/>
              <w:szCs w:val="22"/>
            </w:rPr>
            <w:tab/>
          </w:r>
          <w:r w:rsidRPr="006963CA">
            <w:rPr>
              <w:rFonts w:ascii="Times New Roman" w:hAnsi="Times New Roman" w:cs="Times New Roman"/>
              <w:noProof/>
            </w:rPr>
            <w:t>创建新用户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_Toc499804257 \h </w:instrText>
          </w:r>
          <w:r>
            <w:rPr>
              <w:noProof/>
            </w:rPr>
            <w:fldChar w:fldCharType="separate"/>
          </w:r>
          <w:r w:rsidR="0005242D">
            <w:rPr>
              <w:rFonts w:hint="eastAsia"/>
              <w:b/>
              <w:bCs/>
              <w:noProof/>
            </w:rPr>
            <w:t>错误!未定义书签。</w:t>
          </w:r>
          <w:r>
            <w:rPr>
              <w:noProof/>
            </w:rPr>
            <w:fldChar w:fldCharType="end"/>
          </w:r>
        </w:p>
        <w:p w14:paraId="187521E3" w14:textId="30EC45CF" w:rsidR="0025558D" w:rsidRDefault="0025558D">
          <w:pPr>
            <w:pStyle w:val="41"/>
            <w:rPr>
              <w:rFonts w:eastAsiaTheme="minorEastAsia"/>
              <w:noProof/>
              <w:sz w:val="21"/>
              <w:szCs w:val="22"/>
            </w:rPr>
          </w:pPr>
          <w:r w:rsidRPr="006963CA">
            <w:rPr>
              <w:rFonts w:ascii="宋体" w:hAnsi="Times New Roman" w:cs="Times New Roman"/>
              <w:noProof/>
            </w:rPr>
            <w:t>5.2.2</w:t>
          </w:r>
          <w:r>
            <w:rPr>
              <w:rFonts w:eastAsiaTheme="minorEastAsia"/>
              <w:noProof/>
              <w:sz w:val="21"/>
              <w:szCs w:val="22"/>
            </w:rPr>
            <w:tab/>
          </w:r>
          <w:r w:rsidRPr="006963CA">
            <w:rPr>
              <w:rFonts w:ascii="Times New Roman" w:hAnsi="Times New Roman" w:cs="Times New Roman"/>
              <w:noProof/>
            </w:rPr>
            <w:t>编辑用户详情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_Toc499804258 \h </w:instrText>
          </w:r>
          <w:r>
            <w:rPr>
              <w:noProof/>
            </w:rPr>
            <w:fldChar w:fldCharType="separate"/>
          </w:r>
          <w:r w:rsidR="0005242D">
            <w:rPr>
              <w:rFonts w:hint="eastAsia"/>
              <w:b/>
              <w:bCs/>
              <w:noProof/>
            </w:rPr>
            <w:t>错误!未定义书签。</w:t>
          </w:r>
          <w:r>
            <w:rPr>
              <w:noProof/>
            </w:rPr>
            <w:fldChar w:fldCharType="end"/>
          </w:r>
        </w:p>
        <w:p w14:paraId="60A1B0D1" w14:textId="6CD3F248" w:rsidR="0025558D" w:rsidRDefault="0025558D">
          <w:pPr>
            <w:pStyle w:val="41"/>
            <w:rPr>
              <w:rFonts w:eastAsiaTheme="minorEastAsia"/>
              <w:noProof/>
              <w:sz w:val="21"/>
              <w:szCs w:val="22"/>
            </w:rPr>
          </w:pPr>
          <w:r w:rsidRPr="006963CA">
            <w:rPr>
              <w:rFonts w:ascii="宋体" w:hAnsi="Times New Roman" w:cs="Times New Roman"/>
              <w:noProof/>
            </w:rPr>
            <w:t>5.2.3</w:t>
          </w:r>
          <w:r>
            <w:rPr>
              <w:rFonts w:eastAsiaTheme="minorEastAsia"/>
              <w:noProof/>
              <w:sz w:val="21"/>
              <w:szCs w:val="22"/>
            </w:rPr>
            <w:tab/>
          </w:r>
          <w:r w:rsidRPr="006963CA">
            <w:rPr>
              <w:rFonts w:ascii="Times New Roman" w:hAnsi="Times New Roman" w:cs="Times New Roman"/>
              <w:noProof/>
            </w:rPr>
            <w:t>重置密码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_Toc499804259 \h </w:instrText>
          </w:r>
          <w:r>
            <w:rPr>
              <w:noProof/>
            </w:rPr>
            <w:fldChar w:fldCharType="separate"/>
          </w:r>
          <w:r w:rsidR="0005242D">
            <w:rPr>
              <w:rFonts w:hint="eastAsia"/>
              <w:b/>
              <w:bCs/>
              <w:noProof/>
            </w:rPr>
            <w:t>错误!未定义书签。</w:t>
          </w:r>
          <w:r>
            <w:rPr>
              <w:noProof/>
            </w:rPr>
            <w:fldChar w:fldCharType="end"/>
          </w:r>
        </w:p>
        <w:p w14:paraId="36093A56" w14:textId="158577CA" w:rsidR="0025558D" w:rsidRDefault="0025558D">
          <w:pPr>
            <w:pStyle w:val="41"/>
            <w:rPr>
              <w:rFonts w:eastAsiaTheme="minorEastAsia"/>
              <w:noProof/>
              <w:sz w:val="21"/>
              <w:szCs w:val="22"/>
            </w:rPr>
          </w:pPr>
          <w:r w:rsidRPr="006963CA">
            <w:rPr>
              <w:rFonts w:ascii="宋体" w:hAnsi="Times New Roman" w:cs="Times New Roman"/>
              <w:noProof/>
            </w:rPr>
            <w:t>5.2.4</w:t>
          </w:r>
          <w:r>
            <w:rPr>
              <w:rFonts w:eastAsiaTheme="minorEastAsia"/>
              <w:noProof/>
              <w:sz w:val="21"/>
              <w:szCs w:val="22"/>
            </w:rPr>
            <w:tab/>
          </w:r>
          <w:r w:rsidRPr="006963CA">
            <w:rPr>
              <w:rFonts w:ascii="Times New Roman" w:hAnsi="Times New Roman" w:cs="Times New Roman"/>
              <w:noProof/>
            </w:rPr>
            <w:t>用户帐号的禁用和启用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_Toc499804260 \h </w:instrText>
          </w:r>
          <w:r>
            <w:rPr>
              <w:noProof/>
            </w:rPr>
            <w:fldChar w:fldCharType="separate"/>
          </w:r>
          <w:r w:rsidR="0005242D">
            <w:rPr>
              <w:rFonts w:hint="eastAsia"/>
              <w:b/>
              <w:bCs/>
              <w:noProof/>
            </w:rPr>
            <w:t>错误!未定义书签。</w:t>
          </w:r>
          <w:r>
            <w:rPr>
              <w:noProof/>
            </w:rPr>
            <w:fldChar w:fldCharType="end"/>
          </w:r>
        </w:p>
        <w:p w14:paraId="1B0FCB1D" w14:textId="1202F350" w:rsidR="0025558D" w:rsidRDefault="0025558D">
          <w:pPr>
            <w:pStyle w:val="31"/>
            <w:tabs>
              <w:tab w:val="left" w:pos="1050"/>
              <w:tab w:val="right" w:leader="dot" w:pos="9736"/>
            </w:tabs>
            <w:rPr>
              <w:rFonts w:eastAsiaTheme="minorEastAsia"/>
              <w:noProof/>
              <w:sz w:val="21"/>
            </w:rPr>
          </w:pPr>
          <w:r w:rsidRPr="006963CA">
            <w:rPr>
              <w:rFonts w:ascii="Times New Roman" w:eastAsia="宋体" w:hAnsi="Times New Roman" w:cs="Times New Roman"/>
              <w:noProof/>
            </w:rPr>
            <w:t>5.3</w:t>
          </w:r>
          <w:r>
            <w:rPr>
              <w:rFonts w:eastAsiaTheme="minorEastAsia"/>
              <w:noProof/>
              <w:sz w:val="21"/>
            </w:rPr>
            <w:tab/>
          </w:r>
          <w:r w:rsidRPr="006963CA">
            <w:rPr>
              <w:rFonts w:ascii="Times New Roman" w:eastAsia="宋体" w:hAnsi="Times New Roman" w:cs="Times New Roman"/>
              <w:noProof/>
            </w:rPr>
            <w:t>用户管理（普通用户）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_Toc499804261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05242D"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47EFD128" w14:textId="3D588AA4" w:rsidR="0025558D" w:rsidRDefault="0025558D">
          <w:pPr>
            <w:pStyle w:val="41"/>
            <w:rPr>
              <w:rFonts w:eastAsiaTheme="minorEastAsia"/>
              <w:noProof/>
              <w:sz w:val="21"/>
              <w:szCs w:val="22"/>
            </w:rPr>
          </w:pPr>
          <w:r w:rsidRPr="006963CA">
            <w:rPr>
              <w:rFonts w:ascii="宋体" w:hAnsi="Times New Roman" w:cs="Times New Roman"/>
              <w:noProof/>
            </w:rPr>
            <w:t>5.3.1</w:t>
          </w:r>
          <w:r>
            <w:rPr>
              <w:rFonts w:eastAsiaTheme="minorEastAsia"/>
              <w:noProof/>
              <w:sz w:val="21"/>
              <w:szCs w:val="22"/>
            </w:rPr>
            <w:tab/>
          </w:r>
          <w:r w:rsidRPr="006963CA">
            <w:rPr>
              <w:rFonts w:ascii="Times New Roman" w:hAnsi="Times New Roman" w:cs="Times New Roman"/>
              <w:noProof/>
            </w:rPr>
            <w:t>编辑用户详情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_Toc499804262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05242D"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5637B928" w14:textId="01C30AA5" w:rsidR="0025558D" w:rsidRDefault="0025558D">
          <w:pPr>
            <w:pStyle w:val="41"/>
            <w:rPr>
              <w:rFonts w:eastAsiaTheme="minorEastAsia"/>
              <w:noProof/>
              <w:sz w:val="21"/>
              <w:szCs w:val="22"/>
            </w:rPr>
          </w:pPr>
          <w:r w:rsidRPr="006963CA">
            <w:rPr>
              <w:rFonts w:ascii="宋体" w:hAnsi="Times New Roman" w:cs="Times New Roman"/>
              <w:noProof/>
            </w:rPr>
            <w:t>5.3.2</w:t>
          </w:r>
          <w:r>
            <w:rPr>
              <w:rFonts w:eastAsiaTheme="minorEastAsia"/>
              <w:noProof/>
              <w:sz w:val="21"/>
              <w:szCs w:val="22"/>
            </w:rPr>
            <w:tab/>
          </w:r>
          <w:r w:rsidRPr="006963CA">
            <w:rPr>
              <w:rFonts w:ascii="Times New Roman" w:hAnsi="Times New Roman" w:cs="Times New Roman"/>
              <w:noProof/>
            </w:rPr>
            <w:t>修改密码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_Toc499804263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05242D">
            <w:rPr>
              <w:noProof/>
            </w:rPr>
            <w:t>23</w:t>
          </w:r>
          <w:r>
            <w:rPr>
              <w:noProof/>
            </w:rPr>
            <w:fldChar w:fldCharType="end"/>
          </w:r>
        </w:p>
        <w:p w14:paraId="32C71444" w14:textId="5D512312" w:rsidR="0025558D" w:rsidRDefault="0025558D">
          <w:pPr>
            <w:pStyle w:val="31"/>
            <w:tabs>
              <w:tab w:val="left" w:pos="1050"/>
              <w:tab w:val="right" w:leader="dot" w:pos="9736"/>
            </w:tabs>
            <w:rPr>
              <w:rFonts w:eastAsiaTheme="minorEastAsia"/>
              <w:noProof/>
              <w:sz w:val="21"/>
            </w:rPr>
          </w:pPr>
          <w:r w:rsidRPr="006963CA">
            <w:rPr>
              <w:rFonts w:ascii="Times New Roman" w:eastAsia="宋体" w:hAnsi="Times New Roman" w:cs="Times New Roman"/>
              <w:noProof/>
            </w:rPr>
            <w:t>5.4</w:t>
          </w:r>
          <w:r>
            <w:rPr>
              <w:rFonts w:eastAsiaTheme="minorEastAsia"/>
              <w:noProof/>
              <w:sz w:val="21"/>
            </w:rPr>
            <w:tab/>
          </w:r>
          <w:r w:rsidRPr="006963CA">
            <w:rPr>
              <w:rFonts w:ascii="Times New Roman" w:eastAsia="宋体" w:hAnsi="Times New Roman" w:cs="Times New Roman"/>
              <w:noProof/>
            </w:rPr>
            <w:t>帮助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_Toc499804264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05242D"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  <w:p w14:paraId="1A613B4A" w14:textId="066DF96A" w:rsidR="0025558D" w:rsidRDefault="0025558D">
          <w:pPr>
            <w:pStyle w:val="22"/>
            <w:rPr>
              <w:rFonts w:eastAsiaTheme="minorEastAsia"/>
              <w:b w:val="0"/>
              <w:bCs w:val="0"/>
              <w:noProof/>
              <w:sz w:val="21"/>
            </w:rPr>
          </w:pPr>
          <w:r w:rsidRPr="006963CA">
            <w:rPr>
              <w:rFonts w:ascii="Times New Roman" w:hAnsi="Times New Roman" w:cs="Times New Roman"/>
              <w:noProof/>
            </w:rPr>
            <w:t>附录一：基因检测中的各个状态注解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_Toc499804265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05242D">
            <w:rPr>
              <w:noProof/>
            </w:rPr>
            <w:t>25</w:t>
          </w:r>
          <w:r>
            <w:rPr>
              <w:noProof/>
            </w:rPr>
            <w:fldChar w:fldCharType="end"/>
          </w:r>
        </w:p>
        <w:p w14:paraId="1F2C3D68" w14:textId="382228BC" w:rsidR="0025558D" w:rsidRDefault="0025558D">
          <w:pPr>
            <w:pStyle w:val="22"/>
            <w:rPr>
              <w:rFonts w:eastAsiaTheme="minorEastAsia"/>
              <w:b w:val="0"/>
              <w:bCs w:val="0"/>
              <w:noProof/>
              <w:sz w:val="21"/>
            </w:rPr>
          </w:pPr>
          <w:r w:rsidRPr="006963CA">
            <w:rPr>
              <w:rFonts w:ascii="Times New Roman" w:hAnsi="Times New Roman" w:cs="Times New Roman"/>
              <w:noProof/>
            </w:rPr>
            <w:t>附录二：错误提示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_Toc499804266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05242D">
            <w:rPr>
              <w:noProof/>
            </w:rPr>
            <w:t>25</w:t>
          </w:r>
          <w:r>
            <w:rPr>
              <w:noProof/>
            </w:rPr>
            <w:fldChar w:fldCharType="end"/>
          </w:r>
        </w:p>
        <w:p w14:paraId="7F3C891B" w14:textId="31F7693C" w:rsidR="0025558D" w:rsidRDefault="0025558D">
          <w:pPr>
            <w:pStyle w:val="22"/>
            <w:rPr>
              <w:rFonts w:eastAsiaTheme="minorEastAsia"/>
              <w:b w:val="0"/>
              <w:bCs w:val="0"/>
              <w:noProof/>
              <w:sz w:val="21"/>
            </w:rPr>
          </w:pPr>
          <w:r w:rsidRPr="006963CA">
            <w:rPr>
              <w:rFonts w:ascii="Times New Roman" w:hAnsi="Times New Roman" w:cs="Times New Roman"/>
              <w:noProof/>
            </w:rPr>
            <w:t>附录三：页面上出现的按钮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_Toc499804267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05242D">
            <w:rPr>
              <w:noProof/>
            </w:rPr>
            <w:t>27</w:t>
          </w:r>
          <w:r>
            <w:rPr>
              <w:noProof/>
            </w:rPr>
            <w:fldChar w:fldCharType="end"/>
          </w:r>
        </w:p>
        <w:p w14:paraId="02427230" w14:textId="2782CF6F" w:rsidR="004E21D7" w:rsidRPr="00D0390D" w:rsidRDefault="00953CFE" w:rsidP="00582E4F">
          <w:pPr>
            <w:spacing w:line="360" w:lineRule="auto"/>
          </w:pPr>
          <w:r w:rsidRPr="00ED5585">
            <w:rPr>
              <w:rFonts w:eastAsiaTheme="majorHAnsi"/>
              <w:b/>
              <w:bCs/>
              <w:color w:val="548DD4"/>
              <w:sz w:val="22"/>
              <w:szCs w:val="22"/>
            </w:rPr>
            <w:fldChar w:fldCharType="end"/>
          </w:r>
        </w:p>
      </w:sdtContent>
    </w:sdt>
    <w:p w14:paraId="4A235A74" w14:textId="77777777" w:rsidR="00BB54A6" w:rsidRPr="00D0390D" w:rsidRDefault="00BB54A6" w:rsidP="00BB54A6"/>
    <w:p w14:paraId="4951E4C4" w14:textId="77777777" w:rsidR="0052460C" w:rsidRPr="00D0390D" w:rsidRDefault="0052460C" w:rsidP="00BB54A6"/>
    <w:p w14:paraId="65C20EC3" w14:textId="34214482" w:rsidR="005F0885" w:rsidRPr="00D0390D" w:rsidRDefault="005F0885" w:rsidP="004E21D7">
      <w:pPr>
        <w:pStyle w:val="20"/>
        <w:pageBreakBefore/>
        <w:spacing w:line="415" w:lineRule="auto"/>
        <w:rPr>
          <w:rFonts w:ascii="Times New Roman" w:hAnsi="Times New Roman" w:cs="Times New Roman"/>
        </w:rPr>
      </w:pPr>
      <w:bookmarkStart w:id="1" w:name="_Toc499804220"/>
      <w:r w:rsidRPr="00D0390D">
        <w:rPr>
          <w:rFonts w:ascii="Times New Roman" w:hAnsi="Times New Roman" w:cs="Times New Roman"/>
        </w:rPr>
        <w:lastRenderedPageBreak/>
        <w:t>前</w:t>
      </w:r>
      <w:ins w:id="2" w:author="Mo Huang" w:date="2017-11-30T09:22:00Z">
        <w:r w:rsidR="00630F48">
          <w:rPr>
            <w:rFonts w:ascii="Times New Roman" w:hAnsi="Times New Roman" w:cs="Times New Roman"/>
          </w:rPr>
          <w:tab/>
        </w:r>
      </w:ins>
      <w:r w:rsidRPr="00D0390D">
        <w:rPr>
          <w:rFonts w:ascii="Times New Roman" w:hAnsi="Times New Roman" w:cs="Times New Roman"/>
        </w:rPr>
        <w:t>言</w:t>
      </w:r>
      <w:bookmarkEnd w:id="1"/>
    </w:p>
    <w:p w14:paraId="60BD4DB1" w14:textId="77777777" w:rsidR="005F0885" w:rsidRPr="00D0390D" w:rsidRDefault="005F0885" w:rsidP="005F0885">
      <w:pPr>
        <w:pStyle w:val="3"/>
        <w:rPr>
          <w:rFonts w:ascii="Times New Roman" w:hAnsi="Times New Roman" w:cs="Times New Roman"/>
        </w:rPr>
      </w:pPr>
      <w:bookmarkStart w:id="3" w:name="_Toc499804221"/>
      <w:r w:rsidRPr="00D0390D">
        <w:rPr>
          <w:rFonts w:ascii="Times New Roman" w:hAnsi="Times New Roman" w:cs="Times New Roman"/>
        </w:rPr>
        <w:t>简介</w:t>
      </w:r>
      <w:bookmarkEnd w:id="3"/>
    </w:p>
    <w:p w14:paraId="595A6CFF" w14:textId="273BD3C5" w:rsidR="005F0885" w:rsidRPr="00D0390D" w:rsidRDefault="005F0885" w:rsidP="00A708D1">
      <w:pPr>
        <w:ind w:firstLine="420"/>
      </w:pPr>
      <w:r w:rsidRPr="00D0390D">
        <w:t>欢迎您使用</w:t>
      </w:r>
      <w:r w:rsidR="0058474B">
        <w:rPr>
          <w:rFonts w:hint="eastAsia"/>
        </w:rPr>
        <w:t>鹍远基因在线人工翻译</w:t>
      </w:r>
      <w:r w:rsidRPr="00D0390D">
        <w:t>软件并阅读本操作手册。</w:t>
      </w:r>
    </w:p>
    <w:p w14:paraId="7D14497A" w14:textId="77777777" w:rsidR="00043E11" w:rsidRPr="00D0390D" w:rsidRDefault="00043E11" w:rsidP="00A708D1">
      <w:pPr>
        <w:ind w:firstLine="420"/>
      </w:pPr>
    </w:p>
    <w:p w14:paraId="0E53BB2B" w14:textId="2D19F245" w:rsidR="005F0885" w:rsidRPr="00D0390D" w:rsidRDefault="005F0885" w:rsidP="00674660">
      <w:pPr>
        <w:ind w:firstLine="420"/>
      </w:pPr>
      <w:r w:rsidRPr="00D0390D">
        <w:t>本手册是配套上海鹍远</w:t>
      </w:r>
      <w:r w:rsidR="0058474B">
        <w:rPr>
          <w:rFonts w:hint="eastAsia"/>
        </w:rPr>
        <w:t>生物技术</w:t>
      </w:r>
      <w:r w:rsidRPr="00D0390D">
        <w:t>有限公司设计开发的</w:t>
      </w:r>
      <w:r w:rsidR="0058474B">
        <w:rPr>
          <w:rFonts w:hint="eastAsia"/>
        </w:rPr>
        <w:t>在线人工翻译</w:t>
      </w:r>
      <w:r w:rsidRPr="00D0390D">
        <w:t>软件的用户操作手册，是软件简明的操作指南，通过本手册您将会学习软件的基本操作以及如何运用</w:t>
      </w:r>
      <w:r w:rsidR="00A94DD2" w:rsidRPr="00D0390D">
        <w:t>软件</w:t>
      </w:r>
      <w:r w:rsidRPr="00D0390D">
        <w:t>迅速而正确地进行</w:t>
      </w:r>
      <w:r w:rsidR="0058474B">
        <w:rPr>
          <w:rFonts w:hint="eastAsia"/>
        </w:rPr>
        <w:t>数据库相关条目的翻译工作</w:t>
      </w:r>
      <w:r w:rsidRPr="00D0390D">
        <w:t>。</w:t>
      </w:r>
    </w:p>
    <w:p w14:paraId="3D401F30" w14:textId="77777777" w:rsidR="005F0885" w:rsidRPr="00D0390D" w:rsidRDefault="005F0885" w:rsidP="005F0885"/>
    <w:p w14:paraId="5FF9419D" w14:textId="77777777" w:rsidR="005F0885" w:rsidRPr="00D0390D" w:rsidRDefault="005F0885" w:rsidP="005F0885">
      <w:pPr>
        <w:pStyle w:val="3"/>
        <w:rPr>
          <w:rFonts w:ascii="Times New Roman" w:hAnsi="Times New Roman" w:cs="Times New Roman"/>
        </w:rPr>
      </w:pPr>
      <w:bookmarkStart w:id="4" w:name="_Toc499804222"/>
      <w:r w:rsidRPr="00D0390D">
        <w:rPr>
          <w:rFonts w:ascii="Times New Roman" w:hAnsi="Times New Roman" w:cs="Times New Roman"/>
        </w:rPr>
        <w:t>关于本手册</w:t>
      </w:r>
      <w:bookmarkEnd w:id="4"/>
    </w:p>
    <w:p w14:paraId="78570151" w14:textId="77777777" w:rsidR="005F0885" w:rsidRPr="00D0390D" w:rsidRDefault="00EB69D7" w:rsidP="005F0885">
      <w:r w:rsidRPr="00D0390D">
        <w:t>本手册共包含四章和三个</w:t>
      </w:r>
      <w:r w:rsidR="004B2A45" w:rsidRPr="00D0390D">
        <w:t>附</w:t>
      </w:r>
      <w:r w:rsidR="00E862E0" w:rsidRPr="00D0390D">
        <w:t>录</w:t>
      </w:r>
      <w:r w:rsidR="005F0885" w:rsidRPr="00D0390D">
        <w:t>，内容分别为：</w:t>
      </w:r>
    </w:p>
    <w:p w14:paraId="3CDA8619" w14:textId="77777777" w:rsidR="005F0885" w:rsidRPr="00D0390D" w:rsidRDefault="005F0885" w:rsidP="005F0885">
      <w:r w:rsidRPr="00D0390D">
        <w:t></w:t>
      </w:r>
      <w:r w:rsidRPr="00D0390D">
        <w:tab/>
      </w:r>
      <w:r w:rsidRPr="00D0390D">
        <w:rPr>
          <w:b/>
        </w:rPr>
        <w:t>第一章：软件简介</w:t>
      </w:r>
    </w:p>
    <w:p w14:paraId="265748B9" w14:textId="77777777" w:rsidR="005F0885" w:rsidRPr="00D0390D" w:rsidRDefault="005F0885" w:rsidP="005F0885">
      <w:r w:rsidRPr="00D0390D">
        <w:t>介绍软件的基本功能。</w:t>
      </w:r>
    </w:p>
    <w:p w14:paraId="7D8D9A4D" w14:textId="77777777" w:rsidR="00CC76C9" w:rsidRPr="00D0390D" w:rsidRDefault="00CC76C9" w:rsidP="005F0885"/>
    <w:p w14:paraId="3C65658C" w14:textId="77777777" w:rsidR="007409FA" w:rsidRPr="00D0390D" w:rsidRDefault="007409FA" w:rsidP="007409FA">
      <w:pPr>
        <w:rPr>
          <w:b/>
        </w:rPr>
      </w:pPr>
      <w:r w:rsidRPr="00D0390D">
        <w:t></w:t>
      </w:r>
      <w:r w:rsidRPr="00D0390D">
        <w:tab/>
      </w:r>
      <w:r w:rsidRPr="00D0390D">
        <w:rPr>
          <w:b/>
        </w:rPr>
        <w:t>第二章：软件安装</w:t>
      </w:r>
      <w:r w:rsidR="006C3CA5">
        <w:rPr>
          <w:rFonts w:hint="eastAsia"/>
          <w:b/>
        </w:rPr>
        <w:t>和卸载</w:t>
      </w:r>
    </w:p>
    <w:p w14:paraId="18F58327" w14:textId="77777777" w:rsidR="007409FA" w:rsidRPr="00D0390D" w:rsidRDefault="007409FA" w:rsidP="005F0885">
      <w:r w:rsidRPr="00D0390D">
        <w:t>介绍安装软件的硬件要求</w:t>
      </w:r>
      <w:r w:rsidR="00233395">
        <w:rPr>
          <w:rFonts w:hint="eastAsia"/>
        </w:rPr>
        <w:t>、</w:t>
      </w:r>
      <w:r w:rsidRPr="00D0390D">
        <w:t>安装</w:t>
      </w:r>
      <w:r w:rsidR="00233395">
        <w:rPr>
          <w:rFonts w:hint="eastAsia"/>
        </w:rPr>
        <w:t>及卸载</w:t>
      </w:r>
      <w:r w:rsidR="002C27D3">
        <w:rPr>
          <w:rFonts w:hint="eastAsia"/>
        </w:rPr>
        <w:t>软件</w:t>
      </w:r>
      <w:r w:rsidR="00233395">
        <w:rPr>
          <w:rFonts w:hint="eastAsia"/>
        </w:rPr>
        <w:t>的</w:t>
      </w:r>
      <w:r w:rsidRPr="00D0390D">
        <w:t>方法。</w:t>
      </w:r>
    </w:p>
    <w:p w14:paraId="1DB53A19" w14:textId="77777777" w:rsidR="00CC76C9" w:rsidRPr="00D0390D" w:rsidRDefault="00CC76C9" w:rsidP="005F0885"/>
    <w:p w14:paraId="4C829D22" w14:textId="77777777" w:rsidR="005F0885" w:rsidRPr="00D0390D" w:rsidRDefault="005F0885" w:rsidP="005F0885">
      <w:r w:rsidRPr="00D0390D">
        <w:t></w:t>
      </w:r>
      <w:r w:rsidRPr="00D0390D">
        <w:tab/>
      </w:r>
      <w:r w:rsidRPr="00D0390D">
        <w:rPr>
          <w:b/>
        </w:rPr>
        <w:t>第</w:t>
      </w:r>
      <w:r w:rsidR="00056882" w:rsidRPr="00D0390D">
        <w:rPr>
          <w:b/>
        </w:rPr>
        <w:t>三</w:t>
      </w:r>
      <w:r w:rsidRPr="00D0390D">
        <w:rPr>
          <w:b/>
        </w:rPr>
        <w:t>章：</w:t>
      </w:r>
      <w:r w:rsidR="00FD500E" w:rsidRPr="00D0390D">
        <w:rPr>
          <w:b/>
        </w:rPr>
        <w:t>启动</w:t>
      </w:r>
      <w:r w:rsidRPr="00D0390D">
        <w:rPr>
          <w:b/>
        </w:rPr>
        <w:t>和退出</w:t>
      </w:r>
    </w:p>
    <w:p w14:paraId="49D30934" w14:textId="77777777" w:rsidR="005F0885" w:rsidRPr="00D0390D" w:rsidRDefault="002548E7" w:rsidP="005F0885">
      <w:r w:rsidRPr="00D0390D">
        <w:t>介绍</w:t>
      </w:r>
      <w:r w:rsidR="005F0885" w:rsidRPr="00D0390D">
        <w:t>软件启动、登录及退出的具体过程和操作，简要地介绍了软件的目录结构</w:t>
      </w:r>
      <w:r w:rsidR="006308CA" w:rsidRPr="00D0390D">
        <w:t>和</w:t>
      </w:r>
      <w:r w:rsidR="005F0885" w:rsidRPr="00D0390D">
        <w:t>用户管理。</w:t>
      </w:r>
    </w:p>
    <w:p w14:paraId="4014E04A" w14:textId="77777777" w:rsidR="00CC76C9" w:rsidRPr="00D0390D" w:rsidRDefault="00CC76C9" w:rsidP="005F0885"/>
    <w:p w14:paraId="7BED4CE6" w14:textId="77777777" w:rsidR="005F0885" w:rsidRPr="00D0390D" w:rsidRDefault="005F0885" w:rsidP="005F0885">
      <w:r w:rsidRPr="00D0390D">
        <w:t></w:t>
      </w:r>
      <w:r w:rsidRPr="00D0390D">
        <w:tab/>
      </w:r>
      <w:r w:rsidR="00E037D1" w:rsidRPr="00D0390D">
        <w:rPr>
          <w:b/>
        </w:rPr>
        <w:t>第</w:t>
      </w:r>
      <w:r w:rsidR="00056882" w:rsidRPr="00D0390D">
        <w:rPr>
          <w:b/>
        </w:rPr>
        <w:t>四</w:t>
      </w:r>
      <w:r w:rsidR="00E037D1" w:rsidRPr="00D0390D">
        <w:rPr>
          <w:b/>
        </w:rPr>
        <w:t>章：示例</w:t>
      </w:r>
    </w:p>
    <w:p w14:paraId="59AC0179" w14:textId="1C804ACC" w:rsidR="005F0885" w:rsidRPr="00D0390D" w:rsidRDefault="005F0885" w:rsidP="005F0885">
      <w:r w:rsidRPr="00D0390D">
        <w:t>详细介绍</w:t>
      </w:r>
      <w:r w:rsidR="000A1F4F" w:rsidRPr="00D0390D">
        <w:t>多</w:t>
      </w:r>
      <w:r w:rsidR="00E037D1" w:rsidRPr="00D0390D">
        <w:t>个</w:t>
      </w:r>
      <w:r w:rsidR="00FA5C5F">
        <w:rPr>
          <w:rFonts w:hint="eastAsia"/>
        </w:rPr>
        <w:t>权限</w:t>
      </w:r>
      <w:r w:rsidR="00E037D1" w:rsidRPr="00D0390D">
        <w:t>示例分析的相关</w:t>
      </w:r>
      <w:r w:rsidRPr="00D0390D">
        <w:t>操作。</w:t>
      </w:r>
    </w:p>
    <w:p w14:paraId="36C16AC8" w14:textId="77777777" w:rsidR="00CC76C9" w:rsidRPr="00D0390D" w:rsidRDefault="00CC76C9" w:rsidP="005F0885"/>
    <w:p w14:paraId="352A3CBE" w14:textId="77777777" w:rsidR="00F37100" w:rsidRPr="00D0390D" w:rsidRDefault="00F37100" w:rsidP="00F37100">
      <w:r w:rsidRPr="00D0390D">
        <w:t></w:t>
      </w:r>
      <w:r w:rsidRPr="00D0390D">
        <w:tab/>
      </w:r>
      <w:r w:rsidRPr="00D0390D">
        <w:rPr>
          <w:b/>
        </w:rPr>
        <w:t>第</w:t>
      </w:r>
      <w:r w:rsidR="00056882" w:rsidRPr="00D0390D">
        <w:rPr>
          <w:b/>
        </w:rPr>
        <w:t>五</w:t>
      </w:r>
      <w:r w:rsidRPr="00D0390D">
        <w:rPr>
          <w:b/>
        </w:rPr>
        <w:t>章：账户、系统和帮助</w:t>
      </w:r>
    </w:p>
    <w:p w14:paraId="306926CE" w14:textId="77777777" w:rsidR="00F37100" w:rsidRPr="00D0390D" w:rsidRDefault="00F37100" w:rsidP="005F0885">
      <w:r w:rsidRPr="00D0390D">
        <w:t>介绍账户设置，系统监测</w:t>
      </w:r>
      <w:r w:rsidR="00552220" w:rsidRPr="00D0390D">
        <w:t>和帮助</w:t>
      </w:r>
      <w:r w:rsidRPr="00D0390D">
        <w:t>。</w:t>
      </w:r>
    </w:p>
    <w:p w14:paraId="4D02883F" w14:textId="77777777" w:rsidR="00CC76C9" w:rsidRPr="00D0390D" w:rsidRDefault="00CC76C9" w:rsidP="005F0885"/>
    <w:p w14:paraId="7531C9CD" w14:textId="14341719" w:rsidR="008A183C" w:rsidRPr="00D0390D" w:rsidRDefault="008A183C" w:rsidP="008A183C">
      <w:pPr>
        <w:rPr>
          <w:b/>
          <w:noProof/>
        </w:rPr>
      </w:pPr>
      <w:r w:rsidRPr="00D0390D">
        <w:t></w:t>
      </w:r>
      <w:r w:rsidRPr="00D0390D">
        <w:tab/>
      </w:r>
      <w:r w:rsidR="00A708D1" w:rsidRPr="00D0390D">
        <w:rPr>
          <w:b/>
        </w:rPr>
        <w:t>附</w:t>
      </w:r>
      <w:r w:rsidR="004B2A45" w:rsidRPr="00D0390D">
        <w:rPr>
          <w:b/>
        </w:rPr>
        <w:t>录</w:t>
      </w:r>
      <w:proofErr w:type="gramStart"/>
      <w:r w:rsidR="00A708D1" w:rsidRPr="00D0390D">
        <w:rPr>
          <w:b/>
        </w:rPr>
        <w:t>一</w:t>
      </w:r>
      <w:proofErr w:type="gramEnd"/>
      <w:r w:rsidRPr="00D0390D">
        <w:rPr>
          <w:b/>
        </w:rPr>
        <w:t>：</w:t>
      </w:r>
      <w:r w:rsidR="00FA5C5F">
        <w:rPr>
          <w:rFonts w:hint="eastAsia"/>
          <w:b/>
          <w:noProof/>
        </w:rPr>
        <w:t>翻译系统</w:t>
      </w:r>
      <w:r w:rsidR="00A708D1" w:rsidRPr="00D0390D">
        <w:rPr>
          <w:b/>
          <w:noProof/>
        </w:rPr>
        <w:t>中的各个状态注解</w:t>
      </w:r>
    </w:p>
    <w:p w14:paraId="1217B36A" w14:textId="77777777" w:rsidR="00A708D1" w:rsidRPr="00D0390D" w:rsidRDefault="00A708D1" w:rsidP="00312728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813"/>
        </w:tabs>
        <w:rPr>
          <w:b/>
          <w:noProof/>
        </w:rPr>
      </w:pPr>
      <w:r w:rsidRPr="00D0390D">
        <w:rPr>
          <w:b/>
        </w:rPr>
        <w:t></w:t>
      </w:r>
      <w:r w:rsidRPr="00D0390D">
        <w:rPr>
          <w:b/>
        </w:rPr>
        <w:tab/>
      </w:r>
      <w:r w:rsidRPr="00D0390D">
        <w:rPr>
          <w:b/>
        </w:rPr>
        <w:t>附</w:t>
      </w:r>
      <w:r w:rsidR="00716523" w:rsidRPr="00D0390D">
        <w:rPr>
          <w:b/>
        </w:rPr>
        <w:t>录</w:t>
      </w:r>
      <w:r w:rsidRPr="00D0390D">
        <w:rPr>
          <w:b/>
        </w:rPr>
        <w:t>二：</w:t>
      </w:r>
      <w:r w:rsidR="00602565" w:rsidRPr="00D0390D">
        <w:rPr>
          <w:b/>
          <w:noProof/>
        </w:rPr>
        <w:t>错误提示</w:t>
      </w:r>
      <w:r w:rsidR="00312728" w:rsidRPr="00D0390D">
        <w:rPr>
          <w:b/>
          <w:noProof/>
        </w:rPr>
        <w:tab/>
      </w:r>
    </w:p>
    <w:p w14:paraId="324A9963" w14:textId="77777777" w:rsidR="008A183C" w:rsidRPr="00D0390D" w:rsidRDefault="00602565" w:rsidP="005F0885">
      <w:pPr>
        <w:rPr>
          <w:b/>
        </w:rPr>
      </w:pPr>
      <w:r w:rsidRPr="00D0390D">
        <w:rPr>
          <w:b/>
        </w:rPr>
        <w:t></w:t>
      </w:r>
      <w:r w:rsidRPr="00D0390D">
        <w:rPr>
          <w:b/>
        </w:rPr>
        <w:tab/>
      </w:r>
      <w:r w:rsidRPr="00D0390D">
        <w:rPr>
          <w:b/>
        </w:rPr>
        <w:t>附</w:t>
      </w:r>
      <w:r w:rsidR="00716523" w:rsidRPr="00D0390D">
        <w:rPr>
          <w:b/>
        </w:rPr>
        <w:t>录</w:t>
      </w:r>
      <w:r w:rsidRPr="00D0390D">
        <w:rPr>
          <w:b/>
        </w:rPr>
        <w:t>三：</w:t>
      </w:r>
      <w:r w:rsidRPr="00D0390D">
        <w:rPr>
          <w:b/>
          <w:noProof/>
        </w:rPr>
        <w:t>页面上出现的按钮</w:t>
      </w:r>
    </w:p>
    <w:p w14:paraId="72EB476C" w14:textId="77777777" w:rsidR="00222823" w:rsidRPr="00D0390D" w:rsidRDefault="00222823" w:rsidP="00222823">
      <w:pPr>
        <w:pStyle w:val="20"/>
        <w:pageBreakBefore/>
        <w:spacing w:line="415" w:lineRule="auto"/>
        <w:rPr>
          <w:rFonts w:ascii="Times New Roman" w:hAnsi="Times New Roman" w:cs="Times New Roman"/>
        </w:rPr>
      </w:pPr>
      <w:bookmarkStart w:id="5" w:name="_Toc499804223"/>
      <w:r w:rsidRPr="00D0390D">
        <w:rPr>
          <w:rFonts w:ascii="Times New Roman" w:hAnsi="Times New Roman" w:cs="Times New Roman"/>
        </w:rPr>
        <w:lastRenderedPageBreak/>
        <w:t>第一章：软件简介</w:t>
      </w:r>
      <w:bookmarkEnd w:id="5"/>
    </w:p>
    <w:p w14:paraId="471FFFFB" w14:textId="2A23A972" w:rsidR="002E257A" w:rsidRPr="00D0390D" w:rsidRDefault="002E257A" w:rsidP="006F5077">
      <w:r w:rsidRPr="00D0390D">
        <w:t>软件名称：</w:t>
      </w:r>
      <w:r w:rsidR="0058474B">
        <w:rPr>
          <w:rFonts w:hint="eastAsia"/>
        </w:rPr>
        <w:t>在线人工翻译</w:t>
      </w:r>
      <w:r w:rsidRPr="00D0390D">
        <w:t>软件</w:t>
      </w:r>
    </w:p>
    <w:p w14:paraId="31AC22DE" w14:textId="75C46B58" w:rsidR="002E257A" w:rsidRPr="00D0390D" w:rsidRDefault="002E257A" w:rsidP="006F5077">
      <w:r w:rsidRPr="00D0390D">
        <w:t>软件型号：</w:t>
      </w:r>
      <w:r w:rsidR="004D569F">
        <w:rPr>
          <w:rFonts w:hint="eastAsia"/>
        </w:rPr>
        <w:t>Translation</w:t>
      </w:r>
    </w:p>
    <w:p w14:paraId="33C25A98" w14:textId="3A4C26E1" w:rsidR="00A713BD" w:rsidRPr="00D0390D" w:rsidRDefault="00A713BD" w:rsidP="006F5077">
      <w:r w:rsidRPr="00D0390D">
        <w:t>软件</w:t>
      </w:r>
      <w:r w:rsidR="00490457">
        <w:rPr>
          <w:rFonts w:hint="eastAsia"/>
        </w:rPr>
        <w:t>发布</w:t>
      </w:r>
      <w:r w:rsidR="00490457">
        <w:t>版本</w:t>
      </w:r>
      <w:r w:rsidRPr="00D0390D">
        <w:t>：</w:t>
      </w:r>
      <w:r w:rsidR="00CF6806">
        <w:rPr>
          <w:rFonts w:hint="eastAsia"/>
        </w:rPr>
        <w:t>v</w:t>
      </w:r>
      <w:r w:rsidR="00490457">
        <w:t>1</w:t>
      </w:r>
    </w:p>
    <w:p w14:paraId="421A38AF" w14:textId="77777777" w:rsidR="009653FD" w:rsidRPr="00D0390D" w:rsidRDefault="009653FD" w:rsidP="006F5077"/>
    <w:p w14:paraId="52034B85" w14:textId="41FC0483" w:rsidR="00BF767B" w:rsidRPr="00FD0908" w:rsidRDefault="004D569F" w:rsidP="00F047C5">
      <w:pPr>
        <w:ind w:firstLineChars="200" w:firstLine="480"/>
        <w:rPr>
          <w:color w:val="000000" w:themeColor="text1"/>
        </w:rPr>
      </w:pPr>
      <w:r w:rsidRPr="00FD0908">
        <w:rPr>
          <w:rFonts w:hint="eastAsia"/>
          <w:color w:val="000000" w:themeColor="text1"/>
        </w:rPr>
        <w:t>在线人工翻译</w:t>
      </w:r>
      <w:r w:rsidR="00CD545C" w:rsidRPr="00FD0908">
        <w:rPr>
          <w:color w:val="000000" w:themeColor="text1"/>
        </w:rPr>
        <w:t>软件</w:t>
      </w:r>
      <w:r w:rsidR="00F047C5" w:rsidRPr="00FD0908">
        <w:rPr>
          <w:rFonts w:hint="eastAsia"/>
          <w:color w:val="000000" w:themeColor="text1"/>
        </w:rPr>
        <w:t>主要功能将</w:t>
      </w:r>
      <w:r w:rsidR="00FF5663" w:rsidRPr="00FD0908">
        <w:rPr>
          <w:rFonts w:hint="eastAsia"/>
          <w:color w:val="000000" w:themeColor="text1"/>
        </w:rPr>
        <w:t>服务器里</w:t>
      </w:r>
      <w:r w:rsidR="00273F90">
        <w:rPr>
          <w:rFonts w:hint="eastAsia"/>
          <w:color w:val="000000" w:themeColor="text1"/>
        </w:rPr>
        <w:t>存储的各个</w:t>
      </w:r>
      <w:r w:rsidR="00F047C5" w:rsidRPr="00FD0908">
        <w:rPr>
          <w:rFonts w:hint="eastAsia"/>
          <w:color w:val="000000" w:themeColor="text1"/>
        </w:rPr>
        <w:t>数据库中的英文数据翻译成中文并储存，</w:t>
      </w:r>
      <w:r w:rsidR="00FF5663" w:rsidRPr="00FD0908">
        <w:rPr>
          <w:rFonts w:hint="eastAsia"/>
          <w:color w:val="000000" w:themeColor="text1"/>
        </w:rPr>
        <w:t>为</w:t>
      </w:r>
      <w:r w:rsidR="00F047C5" w:rsidRPr="00FD0908">
        <w:rPr>
          <w:rFonts w:hint="eastAsia"/>
          <w:color w:val="000000" w:themeColor="text1"/>
        </w:rPr>
        <w:t>生成中文版的自动化报告</w:t>
      </w:r>
      <w:r w:rsidR="00FF5663" w:rsidRPr="00FD0908">
        <w:rPr>
          <w:rFonts w:hint="eastAsia"/>
          <w:color w:val="000000" w:themeColor="text1"/>
        </w:rPr>
        <w:t>提供帮助。</w:t>
      </w:r>
    </w:p>
    <w:p w14:paraId="63751C0F" w14:textId="77777777" w:rsidR="009653FD" w:rsidRPr="00D0390D" w:rsidRDefault="009653FD" w:rsidP="006F5077">
      <w:pPr>
        <w:ind w:firstLineChars="200" w:firstLine="480"/>
      </w:pPr>
    </w:p>
    <w:p w14:paraId="1EC25720" w14:textId="1D8323C2" w:rsidR="00BF767B" w:rsidRPr="00D0390D" w:rsidRDefault="00BF767B" w:rsidP="00BF767B">
      <w:r w:rsidRPr="00D0390D">
        <w:t xml:space="preserve">    </w:t>
      </w:r>
      <w:r w:rsidR="00273F90">
        <w:rPr>
          <w:rFonts w:hint="eastAsia"/>
        </w:rPr>
        <w:t>首先，</w:t>
      </w:r>
      <w:r w:rsidRPr="00D0390D">
        <w:t>对于用户，分为四个级别：</w:t>
      </w:r>
    </w:p>
    <w:p w14:paraId="20951AC7" w14:textId="16C0753B" w:rsidR="00BF767B" w:rsidRPr="00D0390D" w:rsidRDefault="006A40BC" w:rsidP="006F5077">
      <w:pPr>
        <w:ind w:firstLineChars="200" w:firstLine="480"/>
      </w:pPr>
      <w:r w:rsidRPr="00D0390D">
        <w:t>系统管理员（</w:t>
      </w:r>
      <w:r w:rsidR="00BF767B" w:rsidRPr="00D0390D">
        <w:t>一级</w:t>
      </w:r>
      <w:r w:rsidR="00266A03" w:rsidRPr="00D0390D">
        <w:t>用户</w:t>
      </w:r>
      <w:r w:rsidRPr="00D0390D">
        <w:t>）</w:t>
      </w:r>
      <w:r w:rsidR="00BF767B" w:rsidRPr="00D0390D">
        <w:t>：新建、</w:t>
      </w:r>
      <w:r w:rsidR="00750A2C" w:rsidRPr="00D0390D">
        <w:t>查询和</w:t>
      </w:r>
      <w:r w:rsidR="00E632D6" w:rsidRPr="00D0390D">
        <w:t>编辑</w:t>
      </w:r>
      <w:r w:rsidR="00750A2C" w:rsidRPr="00D0390D">
        <w:t>二、三、四级用户的</w:t>
      </w:r>
      <w:proofErr w:type="gramStart"/>
      <w:r w:rsidR="00750A2C" w:rsidRPr="00D0390D">
        <w:t>帐户</w:t>
      </w:r>
      <w:proofErr w:type="gramEnd"/>
      <w:r w:rsidR="00750A2C" w:rsidRPr="00D0390D">
        <w:t>信息，重置二、三、四级用户密码，</w:t>
      </w:r>
      <w:r w:rsidR="00E632D6" w:rsidRPr="00D0390D">
        <w:t>禁用</w:t>
      </w:r>
      <w:r w:rsidR="003F3193" w:rsidRPr="00D0390D">
        <w:t>或</w:t>
      </w:r>
      <w:r w:rsidR="00750A2C" w:rsidRPr="00D0390D">
        <w:t>启用二、三、四级用户</w:t>
      </w:r>
      <w:r w:rsidR="005B7ADF" w:rsidRPr="00D0390D">
        <w:t>的</w:t>
      </w:r>
      <w:proofErr w:type="gramStart"/>
      <w:r w:rsidR="003F3193" w:rsidRPr="00D0390D">
        <w:t>帐</w:t>
      </w:r>
      <w:proofErr w:type="gramEnd"/>
      <w:r w:rsidR="003F3193" w:rsidRPr="00D0390D">
        <w:t>户</w:t>
      </w:r>
      <w:r w:rsidR="007761A4" w:rsidRPr="00D0390D">
        <w:t>；</w:t>
      </w:r>
      <w:r w:rsidR="00657986" w:rsidRPr="00D0390D">
        <w:t>查询和编辑个人</w:t>
      </w:r>
      <w:proofErr w:type="gramStart"/>
      <w:r w:rsidR="00657986" w:rsidRPr="00D0390D">
        <w:t>帐户</w:t>
      </w:r>
      <w:proofErr w:type="gramEnd"/>
      <w:r w:rsidR="00657986" w:rsidRPr="00D0390D">
        <w:t>信息及修改个人密码；</w:t>
      </w:r>
      <w:r w:rsidR="00DA12A1" w:rsidRPr="00D0390D">
        <w:t>系统管理员只有一个</w:t>
      </w:r>
      <w:proofErr w:type="gramStart"/>
      <w:r w:rsidR="00DA12A1" w:rsidRPr="00D0390D">
        <w:t>帐号</w:t>
      </w:r>
      <w:proofErr w:type="gramEnd"/>
      <w:r w:rsidR="00020FC2" w:rsidRPr="00D0390D">
        <w:t>，</w:t>
      </w:r>
      <w:proofErr w:type="gramStart"/>
      <w:r w:rsidR="00020FC2" w:rsidRPr="00D0390D">
        <w:t>帐</w:t>
      </w:r>
      <w:proofErr w:type="gramEnd"/>
      <w:r w:rsidR="00020FC2" w:rsidRPr="00D0390D">
        <w:t>号不</w:t>
      </w:r>
      <w:r w:rsidR="00DA12A1" w:rsidRPr="00D0390D">
        <w:t>能</w:t>
      </w:r>
      <w:r w:rsidR="00BF767B" w:rsidRPr="00D0390D">
        <w:t>禁用。</w:t>
      </w:r>
    </w:p>
    <w:p w14:paraId="133107F5" w14:textId="379D0BF8" w:rsidR="00BF767B" w:rsidRPr="00D0390D" w:rsidRDefault="006A40BC" w:rsidP="006F5077">
      <w:pPr>
        <w:ind w:firstLineChars="200" w:firstLine="480"/>
      </w:pPr>
      <w:r w:rsidRPr="00D0390D">
        <w:t>管理员（</w:t>
      </w:r>
      <w:r w:rsidR="00BF767B" w:rsidRPr="00D0390D">
        <w:t>二级</w:t>
      </w:r>
      <w:r w:rsidR="00266A03" w:rsidRPr="00D0390D">
        <w:t>用户</w:t>
      </w:r>
      <w:r w:rsidRPr="00D0390D">
        <w:t>）</w:t>
      </w:r>
      <w:r w:rsidR="00BA2A39">
        <w:rPr>
          <w:rFonts w:hint="eastAsia"/>
        </w:rPr>
        <w:t>：分配、翻译、审阅和锁定翻译条目；</w:t>
      </w:r>
      <w:r w:rsidR="00D651F4" w:rsidRPr="00D0390D">
        <w:t>查询和编辑个人</w:t>
      </w:r>
      <w:proofErr w:type="gramStart"/>
      <w:r w:rsidR="00D651F4" w:rsidRPr="00D0390D">
        <w:t>帐户</w:t>
      </w:r>
      <w:proofErr w:type="gramEnd"/>
      <w:r w:rsidR="00D651F4" w:rsidRPr="00D0390D">
        <w:t>信息及修改个人密码；</w:t>
      </w:r>
      <w:r w:rsidR="00315DAB" w:rsidRPr="00D0390D">
        <w:t>管理员可设置多个</w:t>
      </w:r>
      <w:r w:rsidR="00D651F4" w:rsidRPr="00D0390D">
        <w:t>。</w:t>
      </w:r>
    </w:p>
    <w:p w14:paraId="5B0AF64D" w14:textId="16DE6DF1" w:rsidR="00BF767B" w:rsidRPr="00D0390D" w:rsidRDefault="006A40BC" w:rsidP="006F5077">
      <w:pPr>
        <w:ind w:firstLineChars="200" w:firstLine="480"/>
      </w:pPr>
      <w:r w:rsidRPr="00D0390D">
        <w:t>普通用户（</w:t>
      </w:r>
      <w:r w:rsidR="00BF767B" w:rsidRPr="00D0390D">
        <w:t>三级</w:t>
      </w:r>
      <w:r w:rsidR="00266A03" w:rsidRPr="00D0390D">
        <w:t>用户</w:t>
      </w:r>
      <w:r w:rsidRPr="00D0390D">
        <w:t>）</w:t>
      </w:r>
      <w:r w:rsidR="00BF767B" w:rsidRPr="00D0390D">
        <w:t>：</w:t>
      </w:r>
      <w:r w:rsidR="00BA2A39">
        <w:rPr>
          <w:rFonts w:hint="eastAsia"/>
        </w:rPr>
        <w:t>翻译二级用户分配的任务；</w:t>
      </w:r>
      <w:r w:rsidR="00887F27" w:rsidRPr="00D0390D">
        <w:t>编辑个人</w:t>
      </w:r>
      <w:proofErr w:type="gramStart"/>
      <w:r w:rsidR="00887F27" w:rsidRPr="00D0390D">
        <w:t>帐户</w:t>
      </w:r>
      <w:proofErr w:type="gramEnd"/>
      <w:r w:rsidR="00887F27" w:rsidRPr="00D0390D">
        <w:t>信息及修改个人密码；</w:t>
      </w:r>
      <w:r w:rsidR="0020443D">
        <w:rPr>
          <w:rFonts w:hint="eastAsia"/>
        </w:rPr>
        <w:t>普通用户</w:t>
      </w:r>
      <w:r w:rsidR="00F7688F" w:rsidRPr="00D0390D">
        <w:t>可设置多个</w:t>
      </w:r>
      <w:r w:rsidR="00BF767B" w:rsidRPr="00D0390D">
        <w:t>。</w:t>
      </w:r>
    </w:p>
    <w:p w14:paraId="3376A63F" w14:textId="31CC41AD" w:rsidR="009653FD" w:rsidRDefault="006A40BC" w:rsidP="00273F90">
      <w:pPr>
        <w:ind w:firstLineChars="200" w:firstLine="480"/>
      </w:pPr>
      <w:r w:rsidRPr="00D0390D">
        <w:t>访客（</w:t>
      </w:r>
      <w:r w:rsidR="00BF767B" w:rsidRPr="00D0390D">
        <w:t>四级</w:t>
      </w:r>
      <w:r w:rsidR="00266A03" w:rsidRPr="00D0390D">
        <w:t>用户</w:t>
      </w:r>
      <w:r w:rsidRPr="00D0390D">
        <w:t>）</w:t>
      </w:r>
      <w:r w:rsidR="00BF767B" w:rsidRPr="00D0390D">
        <w:t>：查询、浏览</w:t>
      </w:r>
      <w:r w:rsidR="00BA2A39">
        <w:rPr>
          <w:rFonts w:hint="eastAsia"/>
        </w:rPr>
        <w:t>条目</w:t>
      </w:r>
      <w:r w:rsidR="00BF767B" w:rsidRPr="00D0390D">
        <w:t>信息。</w:t>
      </w:r>
    </w:p>
    <w:p w14:paraId="027D1062" w14:textId="5CCF0C8A" w:rsidR="00273F90" w:rsidRDefault="00273F90" w:rsidP="006F5077">
      <w:pPr>
        <w:ind w:firstLineChars="200" w:firstLine="480"/>
      </w:pPr>
      <w:r>
        <w:rPr>
          <w:rFonts w:hint="eastAsia"/>
        </w:rPr>
        <w:t>然后，每个翻译条目由二级用户分配给三级用户，三级用户进行翻译提交给二级用户，二级用户进行审阅后提交，并将中文数据存储到数据库，方便查看翻译记录。</w:t>
      </w:r>
    </w:p>
    <w:p w14:paraId="0E20FC1A" w14:textId="0FA22116" w:rsidR="00273F90" w:rsidRPr="00273F90" w:rsidRDefault="00273F90" w:rsidP="006F5077">
      <w:pPr>
        <w:ind w:firstLineChars="200" w:firstLine="480"/>
      </w:pPr>
    </w:p>
    <w:p w14:paraId="1AD4762D" w14:textId="77777777" w:rsidR="007846C4" w:rsidRPr="00D0390D" w:rsidRDefault="007846C4">
      <w:r w:rsidRPr="00D0390D">
        <w:br w:type="page"/>
      </w:r>
    </w:p>
    <w:p w14:paraId="63C66BD8" w14:textId="77777777" w:rsidR="00630D95" w:rsidRPr="00D0390D" w:rsidRDefault="00630D95" w:rsidP="00630D95">
      <w:pPr>
        <w:pStyle w:val="20"/>
        <w:pageBreakBefore/>
        <w:spacing w:line="415" w:lineRule="auto"/>
        <w:rPr>
          <w:rFonts w:ascii="Times New Roman" w:hAnsi="Times New Roman" w:cs="Times New Roman"/>
        </w:rPr>
      </w:pPr>
      <w:bookmarkStart w:id="6" w:name="_Toc491287410"/>
      <w:bookmarkStart w:id="7" w:name="_Toc499804224"/>
      <w:bookmarkStart w:id="8" w:name="_Toc490698729"/>
      <w:r w:rsidRPr="00D0390D">
        <w:rPr>
          <w:rFonts w:ascii="Times New Roman" w:hAnsi="Times New Roman" w:cs="Times New Roman"/>
        </w:rPr>
        <w:lastRenderedPageBreak/>
        <w:t>第二章：软件</w:t>
      </w:r>
      <w:r w:rsidR="00322B01">
        <w:rPr>
          <w:rFonts w:ascii="Times New Roman" w:hAnsi="Times New Roman" w:cs="Times New Roman" w:hint="eastAsia"/>
        </w:rPr>
        <w:t>的</w:t>
      </w:r>
      <w:r w:rsidRPr="00D0390D">
        <w:rPr>
          <w:rFonts w:ascii="Times New Roman" w:hAnsi="Times New Roman" w:cs="Times New Roman"/>
        </w:rPr>
        <w:t>安装</w:t>
      </w:r>
      <w:bookmarkEnd w:id="6"/>
      <w:r w:rsidR="00640338">
        <w:rPr>
          <w:rFonts w:ascii="Times New Roman" w:hAnsi="Times New Roman" w:cs="Times New Roman" w:hint="eastAsia"/>
        </w:rPr>
        <w:t>和卸载</w:t>
      </w:r>
      <w:bookmarkEnd w:id="7"/>
    </w:p>
    <w:p w14:paraId="4E2432F5" w14:textId="01E5EA39" w:rsidR="00630D95" w:rsidRPr="00DF0924" w:rsidRDefault="00630D95" w:rsidP="00FF7631">
      <w:pPr>
        <w:pStyle w:val="3"/>
        <w:numPr>
          <w:ilvl w:val="1"/>
          <w:numId w:val="5"/>
        </w:numPr>
        <w:rPr>
          <w:rFonts w:ascii="Times New Roman" w:eastAsia="宋体" w:hAnsi="Times New Roman" w:cs="Times New Roman"/>
          <w:color w:val="000000" w:themeColor="text1"/>
        </w:rPr>
      </w:pPr>
      <w:bookmarkStart w:id="9" w:name="_Toc491287411"/>
      <w:bookmarkStart w:id="10" w:name="_Toc499804225"/>
      <w:r w:rsidRPr="00DF0924">
        <w:rPr>
          <w:rFonts w:ascii="Times New Roman" w:eastAsia="宋体" w:hAnsi="Times New Roman" w:cs="Times New Roman"/>
          <w:color w:val="000000" w:themeColor="text1"/>
        </w:rPr>
        <w:t>硬件准备</w:t>
      </w:r>
      <w:bookmarkEnd w:id="8"/>
      <w:bookmarkEnd w:id="9"/>
      <w:bookmarkEnd w:id="10"/>
    </w:p>
    <w:p w14:paraId="5DC3B3A6" w14:textId="77777777" w:rsidR="00A47727" w:rsidRDefault="00A47727" w:rsidP="009B1CFF">
      <w:pPr>
        <w:ind w:leftChars="150" w:left="360"/>
        <w:rPr>
          <w:b/>
        </w:rPr>
      </w:pPr>
      <w:r>
        <w:rPr>
          <w:b/>
        </w:rPr>
        <w:t xml:space="preserve">a. </w:t>
      </w:r>
      <w:r>
        <w:rPr>
          <w:rFonts w:hint="eastAsia"/>
          <w:b/>
        </w:rPr>
        <w:t>硬件要求</w:t>
      </w:r>
    </w:p>
    <w:p w14:paraId="37CFCE8F" w14:textId="77777777" w:rsidR="00630D95" w:rsidRPr="00D0390D" w:rsidRDefault="00630D95" w:rsidP="009B1CFF">
      <w:pPr>
        <w:ind w:leftChars="150" w:left="360"/>
        <w:rPr>
          <w:b/>
        </w:rPr>
      </w:pPr>
      <w:r w:rsidRPr="00D0390D">
        <w:rPr>
          <w:b/>
        </w:rPr>
        <w:t>最低服务器配置：</w:t>
      </w:r>
    </w:p>
    <w:p w14:paraId="3A3402F7" w14:textId="77777777" w:rsidR="00630D95" w:rsidRPr="00D0390D" w:rsidRDefault="00630D95" w:rsidP="009B1CFF">
      <w:pPr>
        <w:ind w:leftChars="150" w:left="360"/>
      </w:pPr>
      <w:r w:rsidRPr="00D0390D">
        <w:t>CPU</w:t>
      </w:r>
      <w:r w:rsidRPr="00D0390D">
        <w:t>：</w:t>
      </w:r>
      <w:r w:rsidRPr="00D0390D">
        <w:t xml:space="preserve"> </w:t>
      </w:r>
      <w:r w:rsidRPr="00D0390D">
        <w:t>建议</w:t>
      </w:r>
      <w:r w:rsidRPr="00D0390D">
        <w:t xml:space="preserve"> 8 </w:t>
      </w:r>
      <w:r w:rsidRPr="00D0390D">
        <w:t>核心</w:t>
      </w:r>
      <w:r w:rsidRPr="00D0390D">
        <w:t>16</w:t>
      </w:r>
      <w:r w:rsidRPr="00D0390D">
        <w:t>线程以上的</w:t>
      </w:r>
      <w:r w:rsidRPr="00D0390D">
        <w:t xml:space="preserve"> Intel CPU</w:t>
      </w:r>
    </w:p>
    <w:p w14:paraId="78628E5A" w14:textId="77777777" w:rsidR="00630D95" w:rsidRPr="00D0390D" w:rsidRDefault="00630D95" w:rsidP="009B1CFF">
      <w:pPr>
        <w:ind w:leftChars="150" w:left="360"/>
      </w:pPr>
      <w:r w:rsidRPr="00D0390D">
        <w:t>内存：</w:t>
      </w:r>
      <w:r w:rsidRPr="00D0390D">
        <w:t xml:space="preserve">8 Gb </w:t>
      </w:r>
      <w:r w:rsidRPr="00D0390D">
        <w:t>或以上</w:t>
      </w:r>
    </w:p>
    <w:p w14:paraId="77FBFD9D" w14:textId="77777777" w:rsidR="00630D95" w:rsidRPr="00D0390D" w:rsidRDefault="00630D95" w:rsidP="009B1CFF">
      <w:pPr>
        <w:ind w:leftChars="150" w:left="360"/>
      </w:pPr>
      <w:r w:rsidRPr="00D0390D">
        <w:t>硬盘容量：</w:t>
      </w:r>
      <w:r w:rsidRPr="00D0390D">
        <w:t xml:space="preserve">200 Gb </w:t>
      </w:r>
      <w:r w:rsidRPr="00D0390D">
        <w:t>或以上</w:t>
      </w:r>
    </w:p>
    <w:p w14:paraId="193D7808" w14:textId="0ECB52FF" w:rsidR="00630D95" w:rsidRPr="00D0390D" w:rsidRDefault="00630D95" w:rsidP="009B1CFF">
      <w:pPr>
        <w:ind w:leftChars="150" w:left="360"/>
      </w:pPr>
      <w:r w:rsidRPr="00D0390D">
        <w:t>操作系统：</w:t>
      </w:r>
      <w:r w:rsidRPr="00D0390D">
        <w:t xml:space="preserve">Ubuntu </w:t>
      </w:r>
      <w:r w:rsidR="005A0F42">
        <w:t>14.04</w:t>
      </w:r>
      <w:r w:rsidRPr="00D0390D">
        <w:t>，</w:t>
      </w:r>
      <w:r w:rsidRPr="00D0390D">
        <w:t xml:space="preserve"> </w:t>
      </w:r>
      <w:r w:rsidRPr="00D0390D">
        <w:t>并且有</w:t>
      </w:r>
      <w:r w:rsidRPr="00D0390D">
        <w:t xml:space="preserve"> SSH </w:t>
      </w:r>
      <w:r w:rsidRPr="00D0390D">
        <w:t>远程登录工具，开通</w:t>
      </w:r>
      <w:r w:rsidRPr="00D0390D">
        <w:t xml:space="preserve"> root </w:t>
      </w:r>
      <w:r w:rsidRPr="00D0390D">
        <w:t>账号权限</w:t>
      </w:r>
    </w:p>
    <w:p w14:paraId="66329874" w14:textId="77777777" w:rsidR="00630D95" w:rsidRPr="00D0390D" w:rsidRDefault="00630D95" w:rsidP="009B1CFF">
      <w:pPr>
        <w:ind w:leftChars="150" w:left="360"/>
        <w:rPr>
          <w:b/>
        </w:rPr>
      </w:pPr>
      <w:r w:rsidRPr="00D0390D">
        <w:rPr>
          <w:b/>
        </w:rPr>
        <w:t>推荐服务器配置：</w:t>
      </w:r>
    </w:p>
    <w:p w14:paraId="3E0F9A45" w14:textId="77777777" w:rsidR="00630D95" w:rsidRPr="00D0390D" w:rsidRDefault="00630D95" w:rsidP="009B1CFF">
      <w:pPr>
        <w:ind w:leftChars="150" w:left="360"/>
      </w:pPr>
      <w:r w:rsidRPr="00D0390D">
        <w:t>CPU</w:t>
      </w:r>
      <w:r w:rsidRPr="00D0390D">
        <w:t>：建议</w:t>
      </w:r>
      <w:r w:rsidRPr="00D0390D">
        <w:t>8</w:t>
      </w:r>
      <w:r w:rsidRPr="00D0390D">
        <w:t>核心</w:t>
      </w:r>
      <w:r w:rsidRPr="00D0390D">
        <w:t>16</w:t>
      </w:r>
      <w:r w:rsidRPr="00D0390D">
        <w:t>线程以上的</w:t>
      </w:r>
      <w:r w:rsidRPr="00D0390D">
        <w:t>Intel CPU</w:t>
      </w:r>
    </w:p>
    <w:p w14:paraId="779E13C4" w14:textId="77777777" w:rsidR="00630D95" w:rsidRPr="00D0390D" w:rsidRDefault="00630D95" w:rsidP="009B1CFF">
      <w:pPr>
        <w:ind w:leftChars="150" w:left="360"/>
      </w:pPr>
      <w:r w:rsidRPr="00D0390D">
        <w:t>内存：</w:t>
      </w:r>
      <w:r w:rsidRPr="00D0390D">
        <w:t>32 Gb</w:t>
      </w:r>
      <w:r w:rsidRPr="00D0390D">
        <w:t>或以上</w:t>
      </w:r>
    </w:p>
    <w:p w14:paraId="06694A15" w14:textId="77777777" w:rsidR="00630D95" w:rsidRPr="00D0390D" w:rsidRDefault="00630D95" w:rsidP="009B1CFF">
      <w:pPr>
        <w:ind w:leftChars="150" w:left="360"/>
      </w:pPr>
      <w:r w:rsidRPr="00D0390D">
        <w:t>硬盘容量：</w:t>
      </w:r>
      <w:r w:rsidRPr="00D0390D">
        <w:t>2 Tb</w:t>
      </w:r>
      <w:r w:rsidRPr="00D0390D">
        <w:t>或以上</w:t>
      </w:r>
    </w:p>
    <w:p w14:paraId="104BAF1F" w14:textId="28EF20B0" w:rsidR="007846C4" w:rsidRDefault="00630D95" w:rsidP="009B1CFF">
      <w:pPr>
        <w:ind w:leftChars="150" w:left="360"/>
      </w:pPr>
      <w:r w:rsidRPr="00D0390D">
        <w:t>操作系统：</w:t>
      </w:r>
      <w:r w:rsidRPr="00D0390D">
        <w:t xml:space="preserve">Ubuntu </w:t>
      </w:r>
      <w:r w:rsidR="005A0F42">
        <w:t>14.04</w:t>
      </w:r>
      <w:r w:rsidRPr="00D0390D">
        <w:t>，并且有</w:t>
      </w:r>
      <w:r w:rsidRPr="00D0390D">
        <w:t>SSH</w:t>
      </w:r>
      <w:r w:rsidRPr="00D0390D">
        <w:t>远程登录工具，开通</w:t>
      </w:r>
      <w:r w:rsidRPr="00D0390D">
        <w:t>root</w:t>
      </w:r>
      <w:r w:rsidRPr="00D0390D">
        <w:t>账号权限</w:t>
      </w:r>
    </w:p>
    <w:p w14:paraId="4289E12C" w14:textId="77777777" w:rsidR="00BD5877" w:rsidRDefault="00BD5877" w:rsidP="009B1CFF">
      <w:pPr>
        <w:ind w:leftChars="150" w:left="360"/>
      </w:pPr>
    </w:p>
    <w:p w14:paraId="3E903591" w14:textId="77777777" w:rsidR="00BD5877" w:rsidRPr="006D66D3" w:rsidRDefault="00BD5877" w:rsidP="009B1CFF">
      <w:pPr>
        <w:ind w:leftChars="150" w:left="360"/>
        <w:rPr>
          <w:b/>
        </w:rPr>
      </w:pPr>
      <w:r w:rsidRPr="006D66D3">
        <w:rPr>
          <w:b/>
        </w:rPr>
        <w:t xml:space="preserve">b. </w:t>
      </w:r>
      <w:r w:rsidRPr="006D66D3">
        <w:rPr>
          <w:rFonts w:hint="eastAsia"/>
          <w:b/>
        </w:rPr>
        <w:t>硬件配置</w:t>
      </w:r>
    </w:p>
    <w:p w14:paraId="3D63DAAF" w14:textId="77777777" w:rsidR="00BD5877" w:rsidRDefault="00BD5877" w:rsidP="006D66D3">
      <w:pPr>
        <w:ind w:leftChars="150" w:left="360"/>
      </w:pPr>
      <w:r>
        <w:rPr>
          <w:rFonts w:hint="eastAsia"/>
        </w:rPr>
        <w:t>请注意服务器的电源为</w:t>
      </w:r>
      <w:r>
        <w:rPr>
          <w:rFonts w:hint="eastAsia"/>
        </w:rPr>
        <w:t>1100W</w:t>
      </w:r>
      <w:r>
        <w:rPr>
          <w:rFonts w:hint="eastAsia"/>
        </w:rPr>
        <w:t>，使用时请注意供电。</w:t>
      </w:r>
    </w:p>
    <w:p w14:paraId="3AC951B4" w14:textId="77777777" w:rsidR="00BD5877" w:rsidRDefault="00BD5877" w:rsidP="006D66D3">
      <w:pPr>
        <w:ind w:leftChars="150" w:left="360"/>
      </w:pPr>
      <w:r>
        <w:rPr>
          <w:rFonts w:hint="eastAsia"/>
        </w:rPr>
        <w:t>请将网线连接到服务器上标注有“</w:t>
      </w:r>
      <w:r>
        <w:rPr>
          <w:rFonts w:hint="eastAsia"/>
        </w:rPr>
        <w:t>Gb1</w:t>
      </w:r>
      <w:r>
        <w:rPr>
          <w:rFonts w:hint="eastAsia"/>
        </w:rPr>
        <w:t>”的端口上。</w:t>
      </w:r>
    </w:p>
    <w:p w14:paraId="58502FF8" w14:textId="77777777" w:rsidR="00BD5877" w:rsidRDefault="00BD5877" w:rsidP="006D66D3">
      <w:pPr>
        <w:ind w:leftChars="150" w:left="360"/>
      </w:pPr>
      <w:r>
        <w:rPr>
          <w:rFonts w:hint="eastAsia"/>
        </w:rPr>
        <w:t>以下设置需要在服务器上连接键盘鼠标和显示器后，在服务器本机上配置，不得远程配置。</w:t>
      </w:r>
    </w:p>
    <w:p w14:paraId="174D252C" w14:textId="77777777" w:rsidR="00BD5877" w:rsidRDefault="00BD5877" w:rsidP="006D66D3">
      <w:pPr>
        <w:ind w:leftChars="150" w:left="360"/>
      </w:pPr>
      <w:r>
        <w:rPr>
          <w:rFonts w:hint="eastAsia"/>
        </w:rPr>
        <w:t>服务器只支持</w:t>
      </w:r>
      <w:r>
        <w:rPr>
          <w:rFonts w:hint="eastAsia"/>
        </w:rPr>
        <w:t>USB</w:t>
      </w:r>
      <w:r>
        <w:rPr>
          <w:rFonts w:hint="eastAsia"/>
        </w:rPr>
        <w:t>接口的有线</w:t>
      </w:r>
      <w:r>
        <w:rPr>
          <w:rFonts w:hint="eastAsia"/>
        </w:rPr>
        <w:t>/</w:t>
      </w:r>
      <w:r>
        <w:rPr>
          <w:rFonts w:hint="eastAsia"/>
        </w:rPr>
        <w:t>无线键盘和</w:t>
      </w:r>
      <w:r>
        <w:rPr>
          <w:rFonts w:hint="eastAsia"/>
        </w:rPr>
        <w:t>VGA</w:t>
      </w:r>
      <w:r>
        <w:rPr>
          <w:rFonts w:hint="eastAsia"/>
        </w:rPr>
        <w:t>接口的显示器。</w:t>
      </w:r>
    </w:p>
    <w:p w14:paraId="0597C7EE" w14:textId="77777777" w:rsidR="00BD5877" w:rsidRDefault="00BD5877" w:rsidP="006D66D3">
      <w:pPr>
        <w:ind w:leftChars="150" w:left="360"/>
      </w:pPr>
    </w:p>
    <w:p w14:paraId="2ADD98C1" w14:textId="77777777" w:rsidR="00BD5877" w:rsidRDefault="00BD5877" w:rsidP="006D66D3">
      <w:pPr>
        <w:ind w:leftChars="150" w:left="360"/>
      </w:pPr>
      <w:r>
        <w:rPr>
          <w:rFonts w:hint="eastAsia"/>
        </w:rPr>
        <w:t>更改服务器的</w:t>
      </w:r>
      <w:r>
        <w:rPr>
          <w:rFonts w:hint="eastAsia"/>
        </w:rPr>
        <w:t>IP</w:t>
      </w:r>
      <w:r>
        <w:rPr>
          <w:rFonts w:hint="eastAsia"/>
        </w:rPr>
        <w:t>地址和网关</w:t>
      </w:r>
      <w:r w:rsidR="0000445A">
        <w:rPr>
          <w:rFonts w:hint="eastAsia"/>
        </w:rPr>
        <w:t>：</w:t>
      </w:r>
    </w:p>
    <w:p w14:paraId="1239ECCC" w14:textId="77777777" w:rsidR="00BD5877" w:rsidRDefault="001B2F7E" w:rsidP="006D66D3">
      <w:pPr>
        <w:ind w:leftChars="150" w:left="360"/>
      </w:pPr>
      <w:r>
        <w:rPr>
          <w:rFonts w:hint="eastAsia"/>
        </w:rPr>
        <w:t>在连接完网线，键盘、鼠标，显示器后，先登入服务器。</w:t>
      </w:r>
    </w:p>
    <w:p w14:paraId="533E08ED" w14:textId="77777777" w:rsidR="00BD5877" w:rsidRDefault="00BD5877" w:rsidP="006D66D3">
      <w:pPr>
        <w:ind w:leftChars="150" w:left="360"/>
      </w:pPr>
      <w:r>
        <w:rPr>
          <w:rFonts w:hint="eastAsia"/>
        </w:rPr>
        <w:t>用户名默认为：</w:t>
      </w:r>
      <w:proofErr w:type="spellStart"/>
      <w:r>
        <w:t>sgiuser</w:t>
      </w:r>
      <w:proofErr w:type="spellEnd"/>
    </w:p>
    <w:p w14:paraId="0DE95C7E" w14:textId="77777777" w:rsidR="00BD5877" w:rsidRDefault="00BD5877" w:rsidP="006D66D3">
      <w:pPr>
        <w:ind w:leftChars="150" w:left="360"/>
      </w:pPr>
      <w:r>
        <w:rPr>
          <w:rFonts w:hint="eastAsia"/>
        </w:rPr>
        <w:t>密码默认为：</w:t>
      </w:r>
      <w:r>
        <w:t>WelcomeSGI1</w:t>
      </w:r>
    </w:p>
    <w:p w14:paraId="4C8E12EF" w14:textId="77777777" w:rsidR="00BD5877" w:rsidRDefault="00BD5877" w:rsidP="006D66D3">
      <w:pPr>
        <w:ind w:leftChars="150" w:left="360"/>
      </w:pPr>
      <w:proofErr w:type="spellStart"/>
      <w:r>
        <w:t>Sudo</w:t>
      </w:r>
      <w:proofErr w:type="spellEnd"/>
      <w:r>
        <w:rPr>
          <w:rFonts w:hint="eastAsia"/>
        </w:rPr>
        <w:t>默认密码为：</w:t>
      </w:r>
      <w:r>
        <w:rPr>
          <w:rFonts w:hint="eastAsia"/>
        </w:rPr>
        <w:t>Welcome</w:t>
      </w:r>
      <w:r>
        <w:t>SGI1</w:t>
      </w:r>
    </w:p>
    <w:p w14:paraId="01792768" w14:textId="77777777" w:rsidR="00BD5877" w:rsidRDefault="00BD5877" w:rsidP="006D66D3">
      <w:pPr>
        <w:ind w:leftChars="150" w:left="360"/>
      </w:pPr>
    </w:p>
    <w:p w14:paraId="1FE96653" w14:textId="77777777" w:rsidR="00BD5877" w:rsidRDefault="00BD5877" w:rsidP="006D66D3">
      <w:pPr>
        <w:ind w:leftChars="150" w:left="360"/>
      </w:pPr>
      <w:r>
        <w:rPr>
          <w:rFonts w:hint="eastAsia"/>
        </w:rPr>
        <w:t>登入后，请输入以下命令：</w:t>
      </w:r>
    </w:p>
    <w:p w14:paraId="580731B4" w14:textId="77777777" w:rsidR="00BD5877" w:rsidRPr="006D66D3" w:rsidRDefault="00BD5877" w:rsidP="006D66D3">
      <w:pPr>
        <w:ind w:leftChars="150" w:left="360"/>
        <w:rPr>
          <w:b/>
        </w:rPr>
      </w:pPr>
      <w:proofErr w:type="spellStart"/>
      <w:r>
        <w:t>sudo</w:t>
      </w:r>
      <w:proofErr w:type="spellEnd"/>
      <w:r>
        <w:t xml:space="preserve"> </w:t>
      </w:r>
      <w:proofErr w:type="spellStart"/>
      <w:r>
        <w:t>ifconfig</w:t>
      </w:r>
      <w:proofErr w:type="spellEnd"/>
      <w:r>
        <w:t xml:space="preserve"> e</w:t>
      </w:r>
      <w:r>
        <w:rPr>
          <w:rFonts w:hint="eastAsia"/>
        </w:rPr>
        <w:t>no1</w:t>
      </w:r>
      <w:r>
        <w:t xml:space="preserve"> </w:t>
      </w:r>
      <w:r w:rsidRPr="006D66D3">
        <w:t>IP</w:t>
      </w:r>
      <w:r w:rsidRPr="006D66D3">
        <w:rPr>
          <w:rFonts w:hint="eastAsia"/>
        </w:rPr>
        <w:t>地址</w:t>
      </w:r>
      <w:r>
        <w:t xml:space="preserve"> netmask </w:t>
      </w:r>
      <w:r w:rsidRPr="006D66D3">
        <w:rPr>
          <w:rFonts w:hint="eastAsia"/>
        </w:rPr>
        <w:t>子网掩码</w:t>
      </w:r>
    </w:p>
    <w:p w14:paraId="270AAA89" w14:textId="77777777" w:rsidR="00BD5877" w:rsidRDefault="00BD5877" w:rsidP="006D66D3">
      <w:pPr>
        <w:ind w:leftChars="150" w:left="360"/>
      </w:pPr>
    </w:p>
    <w:p w14:paraId="5F3D075C" w14:textId="77777777" w:rsidR="00BD5877" w:rsidRDefault="00BD5877" w:rsidP="006D66D3">
      <w:pPr>
        <w:ind w:leftChars="150" w:left="360"/>
      </w:pPr>
      <w:r>
        <w:rPr>
          <w:rFonts w:hint="eastAsia"/>
        </w:rPr>
        <w:t>其中</w:t>
      </w:r>
      <w:r>
        <w:rPr>
          <w:rFonts w:hint="eastAsia"/>
        </w:rPr>
        <w:t>IP</w:t>
      </w:r>
      <w:r>
        <w:rPr>
          <w:rFonts w:hint="eastAsia"/>
        </w:rPr>
        <w:t>地址为本服务器需要设定的</w:t>
      </w:r>
      <w:r>
        <w:rPr>
          <w:rFonts w:hint="eastAsia"/>
        </w:rPr>
        <w:t>IP</w:t>
      </w:r>
      <w:r>
        <w:rPr>
          <w:rFonts w:hint="eastAsia"/>
        </w:rPr>
        <w:t>地址，子网掩码为对应的子网掩码</w:t>
      </w:r>
      <w:r w:rsidR="001B2F7E">
        <w:rPr>
          <w:rFonts w:hint="eastAsia"/>
        </w:rPr>
        <w:t>，</w:t>
      </w:r>
      <w:r>
        <w:rPr>
          <w:rFonts w:hint="eastAsia"/>
        </w:rPr>
        <w:t>然后再输入以下命令：</w:t>
      </w:r>
    </w:p>
    <w:p w14:paraId="43503A1A" w14:textId="77777777" w:rsidR="00BD5877" w:rsidRPr="006D66D3" w:rsidRDefault="00BD5877" w:rsidP="006D66D3">
      <w:pPr>
        <w:ind w:leftChars="150" w:left="360"/>
        <w:rPr>
          <w:b/>
        </w:rPr>
      </w:pPr>
      <w:proofErr w:type="spellStart"/>
      <w:r>
        <w:t>sudo</w:t>
      </w:r>
      <w:proofErr w:type="spellEnd"/>
      <w:r>
        <w:t xml:space="preserve"> route add default </w:t>
      </w:r>
      <w:proofErr w:type="spellStart"/>
      <w:r>
        <w:t>gw</w:t>
      </w:r>
      <w:proofErr w:type="spellEnd"/>
      <w:r>
        <w:t xml:space="preserve"> </w:t>
      </w:r>
      <w:r w:rsidRPr="006D66D3">
        <w:rPr>
          <w:rFonts w:hint="eastAsia"/>
        </w:rPr>
        <w:t>网关地址</w:t>
      </w:r>
    </w:p>
    <w:p w14:paraId="77D1BD93" w14:textId="77777777" w:rsidR="00BD5877" w:rsidRDefault="00BD5877" w:rsidP="006D66D3">
      <w:pPr>
        <w:ind w:leftChars="150" w:left="360"/>
      </w:pPr>
      <w:r>
        <w:rPr>
          <w:rFonts w:hint="eastAsia"/>
        </w:rPr>
        <w:t>其中网关地址为服务器</w:t>
      </w:r>
      <w:r>
        <w:rPr>
          <w:rFonts w:hint="eastAsia"/>
        </w:rPr>
        <w:t>IP</w:t>
      </w:r>
      <w:r>
        <w:rPr>
          <w:rFonts w:hint="eastAsia"/>
        </w:rPr>
        <w:t>地址对应的网关地址。</w:t>
      </w:r>
    </w:p>
    <w:p w14:paraId="4462B134" w14:textId="77777777" w:rsidR="00BD5877" w:rsidRDefault="00BD5877" w:rsidP="006D66D3">
      <w:pPr>
        <w:ind w:leftChars="150" w:left="360"/>
      </w:pPr>
    </w:p>
    <w:p w14:paraId="1934FB06" w14:textId="77777777" w:rsidR="00BD5877" w:rsidRDefault="00BD5877" w:rsidP="00BD5877">
      <w:pPr>
        <w:ind w:leftChars="150" w:left="360"/>
      </w:pPr>
      <w:r>
        <w:rPr>
          <w:rFonts w:hint="eastAsia"/>
        </w:rPr>
        <w:t>完成以上配置之后，服务器即可联网使用。</w:t>
      </w:r>
    </w:p>
    <w:p w14:paraId="208ED492" w14:textId="77777777" w:rsidR="00BD5877" w:rsidRDefault="00BD5877" w:rsidP="009B1CFF">
      <w:pPr>
        <w:ind w:leftChars="150" w:left="360"/>
      </w:pPr>
    </w:p>
    <w:p w14:paraId="227DB224" w14:textId="77777777" w:rsidR="00BD5877" w:rsidRDefault="00BD5877" w:rsidP="009B1CFF">
      <w:pPr>
        <w:ind w:leftChars="150" w:left="360"/>
      </w:pPr>
    </w:p>
    <w:p w14:paraId="4B27E565" w14:textId="77777777" w:rsidR="00BD5877" w:rsidRPr="00D0390D" w:rsidRDefault="00BD5877" w:rsidP="009B1CFF">
      <w:pPr>
        <w:ind w:leftChars="150" w:left="360"/>
      </w:pPr>
    </w:p>
    <w:p w14:paraId="5498371F" w14:textId="7B530E6E" w:rsidR="007846C4" w:rsidRPr="00D5775D" w:rsidRDefault="007846C4" w:rsidP="00FF7631">
      <w:pPr>
        <w:pStyle w:val="3"/>
        <w:numPr>
          <w:ilvl w:val="1"/>
          <w:numId w:val="5"/>
        </w:numPr>
        <w:spacing w:line="415" w:lineRule="auto"/>
        <w:rPr>
          <w:rFonts w:ascii="Times New Roman" w:hAnsi="Times New Roman" w:cs="Times New Roman"/>
          <w:color w:val="000000" w:themeColor="text1"/>
        </w:rPr>
      </w:pPr>
      <w:bookmarkStart w:id="11" w:name="_Toc490698730"/>
      <w:bookmarkStart w:id="12" w:name="_Toc499804226"/>
      <w:r w:rsidRPr="00D5775D">
        <w:rPr>
          <w:rFonts w:ascii="Times New Roman" w:hAnsi="Times New Roman" w:cs="Times New Roman"/>
          <w:color w:val="000000" w:themeColor="text1"/>
        </w:rPr>
        <w:lastRenderedPageBreak/>
        <w:t>软件安装</w:t>
      </w:r>
      <w:bookmarkEnd w:id="11"/>
      <w:bookmarkEnd w:id="12"/>
    </w:p>
    <w:p w14:paraId="6E877B86" w14:textId="29B603E5" w:rsidR="007846C4" w:rsidRDefault="002869B4" w:rsidP="00FF7631">
      <w:pPr>
        <w:pStyle w:val="4"/>
        <w:numPr>
          <w:ilvl w:val="2"/>
          <w:numId w:val="5"/>
        </w:numPr>
        <w:rPr>
          <w:rFonts w:ascii="Times New Roman" w:eastAsiaTheme="minorEastAsia" w:hAnsi="Times New Roman" w:cs="Times New Roman"/>
        </w:rPr>
      </w:pPr>
      <w:bookmarkStart w:id="13" w:name="_Toc490698731"/>
      <w:bookmarkStart w:id="14" w:name="_Toc499804227"/>
      <w:r w:rsidRPr="002869B4">
        <w:rPr>
          <w:rFonts w:ascii="Times New Roman" w:eastAsiaTheme="minorEastAsia" w:hAnsi="Times New Roman" w:cs="Times New Roman"/>
        </w:rPr>
        <w:t>apache2</w:t>
      </w:r>
      <w:r w:rsidR="007846C4" w:rsidRPr="00D0390D">
        <w:rPr>
          <w:rFonts w:ascii="Times New Roman" w:eastAsiaTheme="minorEastAsia" w:hAnsi="Times New Roman" w:cs="Times New Roman"/>
        </w:rPr>
        <w:t>安装步骤</w:t>
      </w:r>
      <w:bookmarkEnd w:id="13"/>
      <w:bookmarkEnd w:id="14"/>
    </w:p>
    <w:p w14:paraId="34EB0129" w14:textId="66023F11" w:rsidR="002869B4" w:rsidRDefault="002869B4" w:rsidP="00FF7631">
      <w:pPr>
        <w:pStyle w:val="ab"/>
        <w:numPr>
          <w:ilvl w:val="0"/>
          <w:numId w:val="8"/>
        </w:numPr>
        <w:spacing w:line="360" w:lineRule="auto"/>
      </w:pPr>
      <w:r>
        <w:rPr>
          <w:rFonts w:hint="eastAsia"/>
        </w:rPr>
        <w:t>安装</w:t>
      </w:r>
      <w:r>
        <w:rPr>
          <w:rFonts w:hint="eastAsia"/>
        </w:rPr>
        <w:t>apache2</w:t>
      </w:r>
      <w:r>
        <w:t xml:space="preserve"> </w:t>
      </w:r>
      <w:proofErr w:type="spellStart"/>
      <w:r>
        <w:rPr>
          <w:rFonts w:hint="eastAsia"/>
        </w:rPr>
        <w:t>websever</w:t>
      </w:r>
      <w:proofErr w:type="spellEnd"/>
    </w:p>
    <w:p w14:paraId="369857EA" w14:textId="77777777" w:rsidR="002869B4" w:rsidRDefault="002869B4" w:rsidP="002869B4">
      <w:pPr>
        <w:ind w:firstLineChars="100" w:firstLine="240"/>
      </w:pPr>
      <w:proofErr w:type="spellStart"/>
      <w:r w:rsidRPr="005D045F">
        <w:rPr>
          <w:highlight w:val="lightGray"/>
        </w:rPr>
        <w:t>sudo</w:t>
      </w:r>
      <w:proofErr w:type="spellEnd"/>
      <w:r w:rsidRPr="005D045F">
        <w:rPr>
          <w:highlight w:val="lightGray"/>
        </w:rPr>
        <w:t xml:space="preserve"> apt-get install apach2</w:t>
      </w:r>
    </w:p>
    <w:p w14:paraId="0D717391" w14:textId="3EF6686D" w:rsidR="002869B4" w:rsidRDefault="002869B4" w:rsidP="00FF7631">
      <w:pPr>
        <w:pStyle w:val="ab"/>
        <w:numPr>
          <w:ilvl w:val="0"/>
          <w:numId w:val="8"/>
        </w:numPr>
      </w:pPr>
      <w:r>
        <w:rPr>
          <w:rFonts w:hint="eastAsia"/>
        </w:rPr>
        <w:t>配置</w:t>
      </w:r>
      <w:r>
        <w:rPr>
          <w:rFonts w:hint="eastAsia"/>
        </w:rPr>
        <w:t xml:space="preserve"> apache2</w:t>
      </w:r>
      <w:r>
        <w:t xml:space="preserve"> </w:t>
      </w:r>
      <w:r>
        <w:rPr>
          <w:rFonts w:hint="eastAsia"/>
        </w:rPr>
        <w:t>webserver</w:t>
      </w:r>
    </w:p>
    <w:p w14:paraId="546B470F" w14:textId="77777777" w:rsidR="002869B4" w:rsidRDefault="002869B4" w:rsidP="002869B4">
      <w:pPr>
        <w:ind w:firstLineChars="100" w:firstLine="240"/>
      </w:pPr>
      <w:proofErr w:type="spellStart"/>
      <w:r w:rsidRPr="005D045F">
        <w:rPr>
          <w:highlight w:val="lightGray"/>
        </w:rPr>
        <w:t>sudo</w:t>
      </w:r>
      <w:proofErr w:type="spellEnd"/>
      <w:r w:rsidRPr="005D045F">
        <w:rPr>
          <w:highlight w:val="lightGray"/>
        </w:rPr>
        <w:t xml:space="preserve"> </w:t>
      </w:r>
      <w:proofErr w:type="spellStart"/>
      <w:r w:rsidRPr="005D045F">
        <w:rPr>
          <w:rFonts w:hint="eastAsia"/>
          <w:highlight w:val="lightGray"/>
        </w:rPr>
        <w:t>nano</w:t>
      </w:r>
      <w:proofErr w:type="spellEnd"/>
      <w:r w:rsidRPr="005D045F">
        <w:rPr>
          <w:highlight w:val="lightGray"/>
        </w:rPr>
        <w:t xml:space="preserve"> </w:t>
      </w:r>
      <w:r w:rsidRPr="005D045F">
        <w:rPr>
          <w:rFonts w:hint="eastAsia"/>
          <w:highlight w:val="lightGray"/>
        </w:rPr>
        <w:t>/</w:t>
      </w:r>
      <w:proofErr w:type="spellStart"/>
      <w:r w:rsidRPr="005D045F">
        <w:rPr>
          <w:rFonts w:hint="eastAsia"/>
          <w:highlight w:val="lightGray"/>
        </w:rPr>
        <w:t>etc</w:t>
      </w:r>
      <w:proofErr w:type="spellEnd"/>
      <w:r w:rsidRPr="005D045F">
        <w:rPr>
          <w:highlight w:val="lightGray"/>
        </w:rPr>
        <w:t>/apache2/apache2.conf</w:t>
      </w:r>
      <w:r>
        <w:t xml:space="preserve"> </w:t>
      </w:r>
      <w:r>
        <w:rPr>
          <w:rFonts w:hint="eastAsia"/>
        </w:rPr>
        <w:t>打开相应的文件</w:t>
      </w:r>
    </w:p>
    <w:p w14:paraId="3291EBEF" w14:textId="77777777" w:rsidR="002869B4" w:rsidRDefault="002869B4" w:rsidP="002869B4">
      <w:pPr>
        <w:ind w:firstLineChars="100" w:firstLine="240"/>
      </w:pPr>
      <w:r>
        <w:rPr>
          <w:rFonts w:hint="eastAsia"/>
        </w:rPr>
        <w:t>将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 w:rsidRPr="004C4741">
        <w:t>&lt;Directory /</w:t>
      </w:r>
      <w:proofErr w:type="spellStart"/>
      <w:r w:rsidRPr="004C4741">
        <w:t>var</w:t>
      </w:r>
      <w:proofErr w:type="spellEnd"/>
      <w:r w:rsidRPr="004C4741">
        <w:t>/www/&gt;</w:t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  <w:r>
        <w:rPr>
          <w:rFonts w:hint="eastAsia"/>
        </w:rPr>
        <w:t>修改为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 w:rsidRPr="004C4741">
        <w:t>&lt;Directory /</w:t>
      </w:r>
      <w:proofErr w:type="spellStart"/>
      <w:r w:rsidRPr="004C4741">
        <w:t>var</w:t>
      </w:r>
      <w:proofErr w:type="spellEnd"/>
      <w:r w:rsidRPr="004C4741">
        <w:t>/www/</w:t>
      </w:r>
      <w:r>
        <w:rPr>
          <w:rFonts w:hint="eastAsia"/>
        </w:rPr>
        <w:t>html</w:t>
      </w:r>
      <w:r w:rsidRPr="004C4741">
        <w:t>&gt;</w:t>
      </w:r>
      <w:r>
        <w:rPr>
          <w:rFonts w:hint="eastAsia"/>
        </w:rPr>
        <w:t>”</w:t>
      </w:r>
    </w:p>
    <w:p w14:paraId="2314EF5E" w14:textId="33ECA5C1" w:rsidR="002869B4" w:rsidRDefault="002869B4" w:rsidP="00FF7631">
      <w:pPr>
        <w:pStyle w:val="ab"/>
        <w:numPr>
          <w:ilvl w:val="0"/>
          <w:numId w:val="8"/>
        </w:numPr>
      </w:pPr>
      <w:r>
        <w:rPr>
          <w:rFonts w:hint="eastAsia"/>
        </w:rPr>
        <w:t>重启</w:t>
      </w:r>
      <w:r>
        <w:t xml:space="preserve"> Apache2 </w:t>
      </w:r>
      <w:r>
        <w:rPr>
          <w:rFonts w:hint="eastAsia"/>
        </w:rPr>
        <w:t>服务器</w:t>
      </w:r>
    </w:p>
    <w:p w14:paraId="752F9DD2" w14:textId="77777777" w:rsidR="002869B4" w:rsidRDefault="002869B4" w:rsidP="002869B4">
      <w:pPr>
        <w:ind w:firstLineChars="100" w:firstLine="240"/>
      </w:pPr>
      <w:proofErr w:type="spellStart"/>
      <w:r w:rsidRPr="005D045F">
        <w:rPr>
          <w:highlight w:val="lightGray"/>
        </w:rPr>
        <w:t>sudo</w:t>
      </w:r>
      <w:proofErr w:type="spellEnd"/>
      <w:r w:rsidRPr="005D045F">
        <w:rPr>
          <w:highlight w:val="lightGray"/>
        </w:rPr>
        <w:t xml:space="preserve"> /</w:t>
      </w:r>
      <w:proofErr w:type="spellStart"/>
      <w:r w:rsidRPr="005D045F">
        <w:rPr>
          <w:highlight w:val="lightGray"/>
        </w:rPr>
        <w:t>etc</w:t>
      </w:r>
      <w:proofErr w:type="spellEnd"/>
      <w:r w:rsidRPr="005D045F">
        <w:rPr>
          <w:highlight w:val="lightGray"/>
        </w:rPr>
        <w:t>/</w:t>
      </w:r>
      <w:proofErr w:type="spellStart"/>
      <w:proofErr w:type="gramStart"/>
      <w:r w:rsidRPr="005D045F">
        <w:rPr>
          <w:highlight w:val="lightGray"/>
        </w:rPr>
        <w:t>init.d</w:t>
      </w:r>
      <w:proofErr w:type="spellEnd"/>
      <w:proofErr w:type="gramEnd"/>
      <w:r w:rsidRPr="005D045F">
        <w:rPr>
          <w:highlight w:val="lightGray"/>
        </w:rPr>
        <w:t>/apache2 restart</w:t>
      </w:r>
    </w:p>
    <w:p w14:paraId="3EC675BA" w14:textId="77777777" w:rsidR="002869B4" w:rsidRDefault="002869B4" w:rsidP="002869B4">
      <w:pPr>
        <w:ind w:firstLineChars="100" w:firstLine="240"/>
      </w:pPr>
      <w:r>
        <w:rPr>
          <w:rFonts w:hint="eastAsia"/>
        </w:rPr>
        <w:t>重</w:t>
      </w:r>
      <w:proofErr w:type="gramStart"/>
      <w:r>
        <w:rPr>
          <w:rFonts w:hint="eastAsia"/>
        </w:rPr>
        <w:t>启完成</w:t>
      </w:r>
      <w:proofErr w:type="gramEnd"/>
      <w:r>
        <w:rPr>
          <w:rFonts w:hint="eastAsia"/>
        </w:rPr>
        <w:t>后出现如下字段：</w:t>
      </w:r>
    </w:p>
    <w:p w14:paraId="5E9F44E6" w14:textId="77777777" w:rsidR="002869B4" w:rsidRDefault="002869B4" w:rsidP="002869B4">
      <w:pPr>
        <w:ind w:firstLineChars="100" w:firstLine="240"/>
      </w:pPr>
      <w:r>
        <w:rPr>
          <w:noProof/>
        </w:rPr>
        <w:drawing>
          <wp:inline distT="0" distB="0" distL="0" distR="0" wp14:anchorId="6A690514" wp14:editId="59F4BB30">
            <wp:extent cx="4047619" cy="2000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7619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30DB7" w14:textId="0E5A905A" w:rsidR="002869B4" w:rsidRDefault="002869B4" w:rsidP="00FF7631">
      <w:pPr>
        <w:pStyle w:val="ab"/>
        <w:numPr>
          <w:ilvl w:val="0"/>
          <w:numId w:val="8"/>
        </w:numPr>
      </w:pPr>
      <w:r>
        <w:rPr>
          <w:rFonts w:hint="eastAsia"/>
        </w:rPr>
        <w:t>检查</w:t>
      </w:r>
      <w:r>
        <w:rPr>
          <w:rFonts w:hint="eastAsia"/>
        </w:rPr>
        <w:t xml:space="preserve"> Apache2</w:t>
      </w:r>
      <w:r>
        <w:t xml:space="preserve"> </w:t>
      </w:r>
      <w:r>
        <w:rPr>
          <w:rFonts w:hint="eastAsia"/>
        </w:rPr>
        <w:t>是否安装成功</w:t>
      </w:r>
    </w:p>
    <w:p w14:paraId="1ED1D703" w14:textId="77777777" w:rsidR="002869B4" w:rsidRDefault="002869B4" w:rsidP="002869B4">
      <w:pPr>
        <w:ind w:firstLineChars="100" w:firstLine="240"/>
      </w:pPr>
      <w:r>
        <w:rPr>
          <w:rFonts w:hint="eastAsia"/>
        </w:rPr>
        <w:t>再浏览器中输入相应的网址：</w:t>
      </w:r>
      <w:r>
        <w:fldChar w:fldCharType="begin"/>
      </w:r>
      <w:r>
        <w:instrText xml:space="preserve"> HYPERLINK "http://192.168.202.197" </w:instrText>
      </w:r>
      <w:r>
        <w:fldChar w:fldCharType="separate"/>
      </w:r>
      <w:r w:rsidRPr="00B77088">
        <w:rPr>
          <w:rStyle w:val="a9"/>
          <w:rFonts w:hint="eastAsia"/>
        </w:rPr>
        <w:t>http</w:t>
      </w:r>
      <w:r w:rsidRPr="00B77088">
        <w:rPr>
          <w:rStyle w:val="a9"/>
        </w:rPr>
        <w:t>://192.168.202.197</w:t>
      </w:r>
      <w:r>
        <w:rPr>
          <w:rStyle w:val="a9"/>
        </w:rPr>
        <w:fldChar w:fldCharType="end"/>
      </w:r>
    </w:p>
    <w:p w14:paraId="73324409" w14:textId="77DFA468" w:rsidR="002869B4" w:rsidRDefault="002869B4" w:rsidP="002869B4">
      <w:pPr>
        <w:ind w:firstLineChars="100" w:firstLine="240"/>
      </w:pPr>
      <w:r>
        <w:rPr>
          <w:rFonts w:hint="eastAsia"/>
        </w:rPr>
        <w:t>如果出现如下网页，则说明</w:t>
      </w:r>
      <w:r>
        <w:rPr>
          <w:rFonts w:hint="eastAsia"/>
        </w:rPr>
        <w:t xml:space="preserve"> Apache</w:t>
      </w:r>
      <w:r>
        <w:t xml:space="preserve"> 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安装成功</w:t>
      </w:r>
    </w:p>
    <w:p w14:paraId="59B315C0" w14:textId="0F35DC80" w:rsidR="002869B4" w:rsidRDefault="002869B4" w:rsidP="002869B4">
      <w:pPr>
        <w:ind w:firstLineChars="100" w:firstLine="240"/>
      </w:pPr>
      <w:r>
        <w:rPr>
          <w:noProof/>
        </w:rPr>
        <w:drawing>
          <wp:inline distT="0" distB="0" distL="0" distR="0" wp14:anchorId="2058DA91" wp14:editId="0BC5ABC5">
            <wp:extent cx="3502325" cy="4240655"/>
            <wp:effectExtent l="0" t="0" r="3175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1302" cy="425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03EE2" w14:textId="609E5F5D" w:rsidR="002869B4" w:rsidRPr="002869B4" w:rsidRDefault="002869B4" w:rsidP="002869B4"/>
    <w:p w14:paraId="0A755197" w14:textId="3DB172A7" w:rsidR="007846C4" w:rsidRDefault="002869B4" w:rsidP="00FF7631">
      <w:pPr>
        <w:pStyle w:val="4"/>
        <w:numPr>
          <w:ilvl w:val="2"/>
          <w:numId w:val="5"/>
        </w:numPr>
        <w:spacing w:after="280" w:line="377" w:lineRule="auto"/>
        <w:ind w:left="1077" w:hanging="1077"/>
        <w:rPr>
          <w:rFonts w:ascii="Times New Roman" w:eastAsiaTheme="minorEastAsia" w:hAnsi="Times New Roman" w:cs="Times New Roman"/>
        </w:rPr>
      </w:pPr>
      <w:bookmarkStart w:id="15" w:name="_Toc490698732"/>
      <w:bookmarkStart w:id="16" w:name="_Toc499804228"/>
      <w:r>
        <w:rPr>
          <w:rFonts w:ascii="Times New Roman" w:eastAsiaTheme="minorEastAsia" w:hAnsi="Times New Roman" w:cs="Times New Roman" w:hint="eastAsia"/>
        </w:rPr>
        <w:t>PHP</w:t>
      </w:r>
      <w:r>
        <w:rPr>
          <w:rFonts w:ascii="Times New Roman" w:eastAsiaTheme="minorEastAsia" w:hAnsi="Times New Roman" w:cs="Times New Roman"/>
        </w:rPr>
        <w:t>7</w:t>
      </w:r>
      <w:r w:rsidRPr="00CE1EDD">
        <w:rPr>
          <w:rFonts w:ascii="Times New Roman" w:eastAsiaTheme="minorEastAsia" w:hAnsi="Times New Roman" w:cs="Times New Roman"/>
        </w:rPr>
        <w:t>安装步骤</w:t>
      </w:r>
      <w:bookmarkEnd w:id="15"/>
      <w:bookmarkEnd w:id="16"/>
    </w:p>
    <w:p w14:paraId="0818199A" w14:textId="235297AB" w:rsidR="002869B4" w:rsidRDefault="002869B4" w:rsidP="00FF7631">
      <w:pPr>
        <w:pStyle w:val="ab"/>
        <w:numPr>
          <w:ilvl w:val="0"/>
          <w:numId w:val="9"/>
        </w:numPr>
      </w:pPr>
      <w:r>
        <w:t xml:space="preserve">PHP7 </w:t>
      </w:r>
      <w:r>
        <w:rPr>
          <w:rFonts w:hint="eastAsia"/>
        </w:rPr>
        <w:t>安装</w:t>
      </w:r>
    </w:p>
    <w:p w14:paraId="1F9AEFD4" w14:textId="77777777" w:rsidR="002869B4" w:rsidRDefault="002869B4" w:rsidP="002869B4">
      <w:pPr>
        <w:ind w:firstLineChars="100" w:firstLine="240"/>
      </w:pPr>
      <w:proofErr w:type="spellStart"/>
      <w:r w:rsidRPr="005D045F">
        <w:rPr>
          <w:highlight w:val="lightGray"/>
        </w:rPr>
        <w:t>sudo</w:t>
      </w:r>
      <w:proofErr w:type="spellEnd"/>
      <w:r w:rsidRPr="005D045F">
        <w:rPr>
          <w:highlight w:val="lightGray"/>
        </w:rPr>
        <w:t xml:space="preserve"> apt-get install php7</w:t>
      </w:r>
    </w:p>
    <w:p w14:paraId="15EF6B6A" w14:textId="37E02E8F" w:rsidR="002869B4" w:rsidRDefault="002869B4" w:rsidP="00FF7631">
      <w:pPr>
        <w:pStyle w:val="ab"/>
        <w:numPr>
          <w:ilvl w:val="0"/>
          <w:numId w:val="9"/>
        </w:numPr>
      </w:pPr>
      <w:r>
        <w:rPr>
          <w:rFonts w:hint="eastAsia"/>
        </w:rPr>
        <w:t>lib</w:t>
      </w:r>
      <w:r>
        <w:t xml:space="preserve">apache2-mod-php7.0 </w:t>
      </w:r>
      <w:r>
        <w:rPr>
          <w:rFonts w:hint="eastAsia"/>
        </w:rPr>
        <w:t>安装</w:t>
      </w:r>
    </w:p>
    <w:p w14:paraId="1CF87B5B" w14:textId="77777777" w:rsidR="002869B4" w:rsidRDefault="002869B4" w:rsidP="002869B4">
      <w:pPr>
        <w:ind w:firstLineChars="100" w:firstLine="240"/>
      </w:pPr>
      <w:r>
        <w:rPr>
          <w:rFonts w:hint="eastAsia"/>
        </w:rPr>
        <w:t>该软件主要用来配置</w:t>
      </w:r>
      <w:r>
        <w:rPr>
          <w:rFonts w:hint="eastAsia"/>
        </w:rPr>
        <w:t xml:space="preserve"> apache+PHP</w:t>
      </w:r>
      <w:r>
        <w:t>7.0</w:t>
      </w:r>
    </w:p>
    <w:p w14:paraId="03A10E3B" w14:textId="77777777" w:rsidR="002869B4" w:rsidRDefault="002869B4" w:rsidP="002869B4">
      <w:pPr>
        <w:ind w:firstLineChars="100" w:firstLine="240"/>
      </w:pPr>
      <w:proofErr w:type="spellStart"/>
      <w:r w:rsidRPr="005D045F">
        <w:rPr>
          <w:highlight w:val="lightGray"/>
        </w:rPr>
        <w:t>sudo</w:t>
      </w:r>
      <w:proofErr w:type="spellEnd"/>
      <w:r w:rsidRPr="005D045F">
        <w:rPr>
          <w:highlight w:val="lightGray"/>
        </w:rPr>
        <w:t xml:space="preserve"> apt-get install libapache2-mod-php7.0</w:t>
      </w:r>
    </w:p>
    <w:p w14:paraId="54AB9B70" w14:textId="77777777" w:rsidR="002869B4" w:rsidRPr="0052248C" w:rsidRDefault="002869B4" w:rsidP="002869B4">
      <w:pPr>
        <w:ind w:firstLineChars="100" w:firstLine="240"/>
      </w:pPr>
      <w:proofErr w:type="spellStart"/>
      <w:r w:rsidRPr="005D045F">
        <w:rPr>
          <w:highlight w:val="lightGray"/>
        </w:rPr>
        <w:t>sudo</w:t>
      </w:r>
      <w:proofErr w:type="spellEnd"/>
      <w:r w:rsidRPr="005D045F">
        <w:rPr>
          <w:highlight w:val="lightGray"/>
        </w:rPr>
        <w:t xml:space="preserve"> apt-get install php7.0-mysql</w:t>
      </w:r>
    </w:p>
    <w:p w14:paraId="567705C2" w14:textId="17514E38" w:rsidR="002869B4" w:rsidRDefault="002869B4" w:rsidP="00FF7631">
      <w:pPr>
        <w:pStyle w:val="ab"/>
        <w:numPr>
          <w:ilvl w:val="0"/>
          <w:numId w:val="9"/>
        </w:numPr>
      </w:pPr>
      <w:r>
        <w:t xml:space="preserve">apache2 </w:t>
      </w:r>
      <w:r>
        <w:rPr>
          <w:rFonts w:hint="eastAsia"/>
        </w:rPr>
        <w:t>服务器重启</w:t>
      </w:r>
    </w:p>
    <w:p w14:paraId="2F24B6CC" w14:textId="77777777" w:rsidR="002869B4" w:rsidRDefault="002869B4" w:rsidP="002869B4">
      <w:pPr>
        <w:ind w:firstLineChars="100" w:firstLine="240"/>
      </w:pPr>
      <w:proofErr w:type="spellStart"/>
      <w:r w:rsidRPr="005D045F">
        <w:rPr>
          <w:rFonts w:hint="eastAsia"/>
          <w:highlight w:val="lightGray"/>
        </w:rPr>
        <w:t>sudo</w:t>
      </w:r>
      <w:proofErr w:type="spellEnd"/>
      <w:r w:rsidRPr="005D045F">
        <w:rPr>
          <w:highlight w:val="lightGray"/>
        </w:rPr>
        <w:t xml:space="preserve"> /</w:t>
      </w:r>
      <w:proofErr w:type="spellStart"/>
      <w:r w:rsidRPr="005D045F">
        <w:rPr>
          <w:highlight w:val="lightGray"/>
        </w:rPr>
        <w:t>etc</w:t>
      </w:r>
      <w:proofErr w:type="spellEnd"/>
      <w:r w:rsidRPr="005D045F">
        <w:rPr>
          <w:highlight w:val="lightGray"/>
        </w:rPr>
        <w:t>/</w:t>
      </w:r>
      <w:proofErr w:type="spellStart"/>
      <w:proofErr w:type="gramStart"/>
      <w:r w:rsidRPr="005D045F">
        <w:rPr>
          <w:highlight w:val="lightGray"/>
        </w:rPr>
        <w:t>init.d</w:t>
      </w:r>
      <w:proofErr w:type="spellEnd"/>
      <w:proofErr w:type="gramEnd"/>
      <w:r w:rsidRPr="005D045F">
        <w:rPr>
          <w:highlight w:val="lightGray"/>
        </w:rPr>
        <w:t>/apache2 restart</w:t>
      </w:r>
    </w:p>
    <w:p w14:paraId="2E85895A" w14:textId="77777777" w:rsidR="002869B4" w:rsidRDefault="002869B4" w:rsidP="002869B4">
      <w:pPr>
        <w:ind w:firstLineChars="100" w:firstLine="240"/>
      </w:pPr>
      <w:r>
        <w:rPr>
          <w:rFonts w:hint="eastAsia"/>
        </w:rPr>
        <w:t>重</w:t>
      </w:r>
      <w:proofErr w:type="gramStart"/>
      <w:r>
        <w:rPr>
          <w:rFonts w:hint="eastAsia"/>
        </w:rPr>
        <w:t>启完成</w:t>
      </w:r>
      <w:proofErr w:type="gramEnd"/>
      <w:r>
        <w:rPr>
          <w:rFonts w:hint="eastAsia"/>
        </w:rPr>
        <w:t>后，在</w:t>
      </w:r>
      <w:r>
        <w:rPr>
          <w:rFonts w:hint="eastAsia"/>
        </w:rPr>
        <w:t xml:space="preserve"> </w:t>
      </w:r>
      <w:r>
        <w:t>/</w:t>
      </w:r>
      <w:proofErr w:type="spellStart"/>
      <w:r>
        <w:t>var</w:t>
      </w:r>
      <w:proofErr w:type="spellEnd"/>
      <w:r>
        <w:t xml:space="preserve">/www/html </w:t>
      </w:r>
      <w:r>
        <w:rPr>
          <w:rFonts w:hint="eastAsia"/>
        </w:rPr>
        <w:t>目录里存放一个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php</w:t>
      </w:r>
      <w:proofErr w:type="spellEnd"/>
      <w:r>
        <w:t xml:space="preserve"> </w:t>
      </w:r>
      <w:r>
        <w:rPr>
          <w:rFonts w:hint="eastAsia"/>
        </w:rPr>
        <w:t>脚本，用于测试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php</w:t>
      </w:r>
      <w:proofErr w:type="spellEnd"/>
      <w:r>
        <w:t xml:space="preserve"> </w:t>
      </w:r>
      <w:r>
        <w:rPr>
          <w:rFonts w:hint="eastAsia"/>
        </w:rPr>
        <w:t>是否安装成功。</w:t>
      </w:r>
    </w:p>
    <w:p w14:paraId="53F301FC" w14:textId="366DACEB" w:rsidR="002869B4" w:rsidRDefault="002869B4" w:rsidP="00FF7631">
      <w:pPr>
        <w:pStyle w:val="ab"/>
        <w:numPr>
          <w:ilvl w:val="0"/>
          <w:numId w:val="9"/>
        </w:numPr>
      </w:pPr>
      <w:proofErr w:type="spellStart"/>
      <w:r>
        <w:rPr>
          <w:rFonts w:hint="eastAsia"/>
        </w:rPr>
        <w:t>php</w:t>
      </w:r>
      <w:proofErr w:type="spellEnd"/>
      <w:r>
        <w:t xml:space="preserve"> </w:t>
      </w:r>
      <w:r>
        <w:rPr>
          <w:rFonts w:hint="eastAsia"/>
        </w:rPr>
        <w:t>脚本测试</w:t>
      </w:r>
    </w:p>
    <w:p w14:paraId="2C9FF48B" w14:textId="77777777" w:rsidR="002869B4" w:rsidRDefault="002869B4" w:rsidP="002869B4">
      <w:pPr>
        <w:ind w:firstLineChars="100" w:firstLine="240"/>
      </w:pPr>
      <w:proofErr w:type="spellStart"/>
      <w:r w:rsidRPr="005D045F">
        <w:rPr>
          <w:highlight w:val="lightGray"/>
        </w:rPr>
        <w:t>sudo</w:t>
      </w:r>
      <w:proofErr w:type="spellEnd"/>
      <w:r w:rsidRPr="005D045F">
        <w:rPr>
          <w:highlight w:val="lightGray"/>
        </w:rPr>
        <w:t xml:space="preserve"> </w:t>
      </w:r>
      <w:proofErr w:type="spellStart"/>
      <w:r w:rsidRPr="005D045F">
        <w:rPr>
          <w:highlight w:val="lightGray"/>
        </w:rPr>
        <w:t>nano</w:t>
      </w:r>
      <w:proofErr w:type="spellEnd"/>
      <w:r w:rsidRPr="005D045F">
        <w:rPr>
          <w:highlight w:val="lightGray"/>
        </w:rPr>
        <w:t xml:space="preserve"> </w:t>
      </w:r>
      <w:proofErr w:type="spellStart"/>
      <w:r w:rsidRPr="005D045F">
        <w:rPr>
          <w:highlight w:val="lightGray"/>
        </w:rPr>
        <w:t>info.php</w:t>
      </w:r>
      <w:proofErr w:type="spellEnd"/>
    </w:p>
    <w:p w14:paraId="0F7543BA" w14:textId="77777777" w:rsidR="002869B4" w:rsidRDefault="002869B4" w:rsidP="002869B4">
      <w:pPr>
        <w:ind w:firstLineChars="100" w:firstLine="240"/>
      </w:pPr>
      <w:r>
        <w:rPr>
          <w:rFonts w:hint="eastAsia"/>
        </w:rPr>
        <w:t>打开文件后，写入如下脚本：</w:t>
      </w:r>
    </w:p>
    <w:p w14:paraId="20B3F823" w14:textId="77777777" w:rsidR="002869B4" w:rsidRPr="002869B4" w:rsidRDefault="002869B4" w:rsidP="002869B4">
      <w:pPr>
        <w:ind w:firstLineChars="100" w:firstLine="240"/>
        <w:rPr>
          <w:highlight w:val="darkGreen"/>
        </w:rPr>
      </w:pPr>
      <w:proofErr w:type="gramStart"/>
      <w:r w:rsidRPr="002869B4">
        <w:rPr>
          <w:highlight w:val="darkGreen"/>
        </w:rPr>
        <w:t>&lt;?</w:t>
      </w:r>
      <w:proofErr w:type="spellStart"/>
      <w:r w:rsidRPr="002869B4">
        <w:rPr>
          <w:highlight w:val="darkGreen"/>
        </w:rPr>
        <w:t>php</w:t>
      </w:r>
      <w:proofErr w:type="spellEnd"/>
      <w:proofErr w:type="gramEnd"/>
    </w:p>
    <w:p w14:paraId="334307B8" w14:textId="77777777" w:rsidR="002869B4" w:rsidRPr="002869B4" w:rsidRDefault="002869B4" w:rsidP="002869B4">
      <w:pPr>
        <w:ind w:firstLineChars="200" w:firstLine="480"/>
        <w:rPr>
          <w:highlight w:val="darkGreen"/>
        </w:rPr>
      </w:pPr>
      <w:proofErr w:type="spellStart"/>
      <w:proofErr w:type="gramStart"/>
      <w:r w:rsidRPr="002869B4">
        <w:rPr>
          <w:highlight w:val="darkGreen"/>
        </w:rPr>
        <w:t>phpinfo</w:t>
      </w:r>
      <w:proofErr w:type="spellEnd"/>
      <w:r w:rsidRPr="002869B4">
        <w:rPr>
          <w:highlight w:val="darkGreen"/>
        </w:rPr>
        <w:t>(</w:t>
      </w:r>
      <w:proofErr w:type="gramEnd"/>
      <w:r w:rsidRPr="002869B4">
        <w:rPr>
          <w:highlight w:val="darkGreen"/>
        </w:rPr>
        <w:t>);</w:t>
      </w:r>
    </w:p>
    <w:p w14:paraId="2D8BEFBE" w14:textId="77777777" w:rsidR="002869B4" w:rsidRDefault="002869B4" w:rsidP="002869B4">
      <w:pPr>
        <w:ind w:firstLineChars="100" w:firstLine="240"/>
      </w:pPr>
      <w:r w:rsidRPr="002869B4">
        <w:rPr>
          <w:highlight w:val="darkGreen"/>
        </w:rPr>
        <w:t>?&gt;</w:t>
      </w:r>
    </w:p>
    <w:p w14:paraId="6C7913F4" w14:textId="77777777" w:rsidR="002869B4" w:rsidRDefault="002869B4" w:rsidP="002869B4">
      <w:pPr>
        <w:ind w:firstLineChars="100" w:firstLine="240"/>
      </w:pPr>
      <w:r>
        <w:rPr>
          <w:rFonts w:hint="eastAsia"/>
        </w:rPr>
        <w:t>保存文件，在浏览器中打开</w:t>
      </w:r>
      <w:r>
        <w:rPr>
          <w:rFonts w:hint="eastAsia"/>
        </w:rPr>
        <w:t xml:space="preserve"> </w:t>
      </w:r>
      <w:hyperlink r:id="rId16" w:history="1">
        <w:r w:rsidRPr="00B77088">
          <w:rPr>
            <w:rStyle w:val="a9"/>
          </w:rPr>
          <w:t>http://192.168.202.197/info.php</w:t>
        </w:r>
      </w:hyperlink>
    </w:p>
    <w:p w14:paraId="7BFF5FDD" w14:textId="378441D3" w:rsidR="002869B4" w:rsidRDefault="002869B4" w:rsidP="002869B4">
      <w:pPr>
        <w:ind w:firstLineChars="100" w:firstLine="240"/>
      </w:pPr>
      <w:r>
        <w:rPr>
          <w:rFonts w:hint="eastAsia"/>
        </w:rPr>
        <w:t>如果出现如下页面，则代表</w:t>
      </w:r>
      <w:r>
        <w:rPr>
          <w:rFonts w:hint="eastAsia"/>
        </w:rPr>
        <w:t xml:space="preserve"> PHP</w:t>
      </w:r>
      <w:r>
        <w:t xml:space="preserve"> </w:t>
      </w:r>
      <w:r>
        <w:rPr>
          <w:rFonts w:hint="eastAsia"/>
        </w:rPr>
        <w:t>安装成功</w:t>
      </w:r>
    </w:p>
    <w:p w14:paraId="67DE16B0" w14:textId="683A1FE6" w:rsidR="002869B4" w:rsidRDefault="002869B4" w:rsidP="002869B4">
      <w:pPr>
        <w:ind w:firstLineChars="100" w:firstLine="240"/>
      </w:pPr>
      <w:r>
        <w:rPr>
          <w:noProof/>
        </w:rPr>
        <w:drawing>
          <wp:inline distT="0" distB="0" distL="0" distR="0" wp14:anchorId="18E6AEC5" wp14:editId="64CB8AD7">
            <wp:extent cx="4183774" cy="3493698"/>
            <wp:effectExtent l="0" t="0" r="762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2965" cy="350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846C2" w14:textId="77777777" w:rsidR="002869B4" w:rsidRPr="002869B4" w:rsidRDefault="002869B4" w:rsidP="002869B4"/>
    <w:p w14:paraId="2373FCFC" w14:textId="6F815682" w:rsidR="002869B4" w:rsidRDefault="002869B4" w:rsidP="00FF7631">
      <w:pPr>
        <w:pStyle w:val="4"/>
        <w:numPr>
          <w:ilvl w:val="2"/>
          <w:numId w:val="5"/>
        </w:numPr>
        <w:spacing w:after="280" w:line="377" w:lineRule="auto"/>
        <w:ind w:left="1077" w:hanging="1077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</w:rPr>
        <w:t>MySQL</w:t>
      </w:r>
      <w:r w:rsidRPr="00CE1EDD">
        <w:rPr>
          <w:rFonts w:ascii="Times New Roman" w:eastAsiaTheme="minorEastAsia" w:hAnsi="Times New Roman" w:cs="Times New Roman"/>
        </w:rPr>
        <w:t>安装步骤</w:t>
      </w:r>
    </w:p>
    <w:p w14:paraId="0DC605A1" w14:textId="2986D8F5" w:rsidR="002869B4" w:rsidRDefault="002869B4" w:rsidP="00FF7631">
      <w:pPr>
        <w:pStyle w:val="ab"/>
        <w:numPr>
          <w:ilvl w:val="0"/>
          <w:numId w:val="10"/>
        </w:numPr>
      </w:pPr>
      <w:r>
        <w:rPr>
          <w:rFonts w:hint="eastAsia"/>
        </w:rPr>
        <w:t>安装</w:t>
      </w:r>
      <w:r>
        <w:rPr>
          <w:rFonts w:hint="eastAsia"/>
        </w:rPr>
        <w:t xml:space="preserve"> MySQL</w:t>
      </w:r>
      <w:r>
        <w:t xml:space="preserve"> </w:t>
      </w:r>
      <w:r>
        <w:rPr>
          <w:rFonts w:hint="eastAsia"/>
        </w:rPr>
        <w:t>服务器</w:t>
      </w:r>
    </w:p>
    <w:p w14:paraId="00D2AB0A" w14:textId="77777777" w:rsidR="002869B4" w:rsidRPr="005D045F" w:rsidRDefault="002869B4" w:rsidP="002869B4">
      <w:pPr>
        <w:ind w:firstLineChars="100" w:firstLine="240"/>
        <w:rPr>
          <w:highlight w:val="lightGray"/>
        </w:rPr>
      </w:pPr>
      <w:proofErr w:type="spellStart"/>
      <w:r w:rsidRPr="005D045F">
        <w:rPr>
          <w:highlight w:val="lightGray"/>
        </w:rPr>
        <w:t>sudo</w:t>
      </w:r>
      <w:proofErr w:type="spellEnd"/>
      <w:r w:rsidRPr="005D045F">
        <w:rPr>
          <w:highlight w:val="lightGray"/>
        </w:rPr>
        <w:t xml:space="preserve"> apt-get install </w:t>
      </w:r>
      <w:proofErr w:type="spellStart"/>
      <w:r w:rsidRPr="005D045F">
        <w:rPr>
          <w:highlight w:val="lightGray"/>
        </w:rPr>
        <w:t>mysql</w:t>
      </w:r>
      <w:proofErr w:type="spellEnd"/>
      <w:r w:rsidRPr="005D045F">
        <w:rPr>
          <w:highlight w:val="lightGray"/>
        </w:rPr>
        <w:t xml:space="preserve">-server </w:t>
      </w:r>
      <w:proofErr w:type="spellStart"/>
      <w:r w:rsidRPr="005D045F">
        <w:rPr>
          <w:highlight w:val="lightGray"/>
        </w:rPr>
        <w:t>mysql</w:t>
      </w:r>
      <w:proofErr w:type="spellEnd"/>
      <w:r w:rsidRPr="005D045F">
        <w:rPr>
          <w:highlight w:val="lightGray"/>
        </w:rPr>
        <w:t xml:space="preserve">-client </w:t>
      </w:r>
      <w:proofErr w:type="spellStart"/>
      <w:r w:rsidRPr="005D045F">
        <w:rPr>
          <w:highlight w:val="lightGray"/>
        </w:rPr>
        <w:t>libmysqlclient</w:t>
      </w:r>
      <w:proofErr w:type="spellEnd"/>
      <w:r w:rsidRPr="005D045F">
        <w:rPr>
          <w:highlight w:val="lightGray"/>
        </w:rPr>
        <w:t>-dev</w:t>
      </w:r>
    </w:p>
    <w:p w14:paraId="2CF83EEE" w14:textId="77777777" w:rsidR="002869B4" w:rsidRPr="005D045F" w:rsidRDefault="002869B4" w:rsidP="002869B4">
      <w:pPr>
        <w:ind w:firstLineChars="100" w:firstLine="240"/>
      </w:pPr>
      <w:r w:rsidRPr="005D045F">
        <w:rPr>
          <w:rFonts w:hint="eastAsia"/>
        </w:rPr>
        <w:t>在安装过程中可能会涉及输入</w:t>
      </w:r>
      <w:r w:rsidRPr="005D045F">
        <w:rPr>
          <w:rFonts w:hint="eastAsia"/>
        </w:rPr>
        <w:t xml:space="preserve"> MySQL</w:t>
      </w:r>
      <w:r w:rsidRPr="005D045F">
        <w:t xml:space="preserve"> </w:t>
      </w:r>
      <w:r w:rsidRPr="005D045F">
        <w:rPr>
          <w:rFonts w:hint="eastAsia"/>
        </w:rPr>
        <w:t>的</w:t>
      </w:r>
      <w:r w:rsidRPr="005D045F">
        <w:rPr>
          <w:rFonts w:hint="eastAsia"/>
        </w:rPr>
        <w:t>root</w:t>
      </w:r>
      <w:r w:rsidRPr="005D045F">
        <w:t xml:space="preserve"> </w:t>
      </w:r>
      <w:r w:rsidRPr="005D045F">
        <w:rPr>
          <w:rFonts w:hint="eastAsia"/>
        </w:rPr>
        <w:t>密码，</w:t>
      </w:r>
      <w:r w:rsidRPr="005D045F">
        <w:rPr>
          <w:rFonts w:hint="eastAsia"/>
        </w:rPr>
        <w:t>WelcomeSGI1</w:t>
      </w:r>
    </w:p>
    <w:p w14:paraId="4A92EEF4" w14:textId="62C394A3" w:rsidR="002869B4" w:rsidRPr="002869B4" w:rsidRDefault="002869B4" w:rsidP="00FF7631">
      <w:pPr>
        <w:pStyle w:val="ab"/>
        <w:numPr>
          <w:ilvl w:val="0"/>
          <w:numId w:val="10"/>
        </w:numPr>
        <w:rPr>
          <w:rFonts w:ascii="Tahoma" w:hAnsi="Tahoma" w:cs="Tahoma"/>
          <w:color w:val="333333"/>
          <w:szCs w:val="21"/>
        </w:rPr>
      </w:pPr>
      <w:r w:rsidRPr="002869B4">
        <w:rPr>
          <w:rFonts w:ascii="Tahoma" w:hAnsi="Tahoma" w:cs="Tahoma" w:hint="eastAsia"/>
          <w:color w:val="333333"/>
          <w:szCs w:val="21"/>
        </w:rPr>
        <w:t>测试安装是否成功</w:t>
      </w:r>
    </w:p>
    <w:p w14:paraId="01E5D85B" w14:textId="77777777" w:rsidR="002869B4" w:rsidRPr="005D045F" w:rsidRDefault="002869B4" w:rsidP="002869B4">
      <w:pPr>
        <w:ind w:firstLineChars="100" w:firstLine="240"/>
        <w:rPr>
          <w:highlight w:val="lightGray"/>
        </w:rPr>
      </w:pPr>
      <w:proofErr w:type="spellStart"/>
      <w:r w:rsidRPr="005D045F">
        <w:rPr>
          <w:rFonts w:hint="eastAsia"/>
          <w:highlight w:val="lightGray"/>
        </w:rPr>
        <w:t>sudo</w:t>
      </w:r>
      <w:proofErr w:type="spellEnd"/>
      <w:r w:rsidRPr="005D045F">
        <w:rPr>
          <w:highlight w:val="lightGray"/>
        </w:rPr>
        <w:t xml:space="preserve"> netstat -tap |grep “</w:t>
      </w:r>
      <w:proofErr w:type="spellStart"/>
      <w:r w:rsidRPr="005D045F">
        <w:rPr>
          <w:highlight w:val="lightGray"/>
        </w:rPr>
        <w:t>mysql</w:t>
      </w:r>
      <w:proofErr w:type="spellEnd"/>
      <w:r w:rsidRPr="005D045F">
        <w:rPr>
          <w:highlight w:val="lightGray"/>
        </w:rPr>
        <w:t>”</w:t>
      </w:r>
    </w:p>
    <w:p w14:paraId="69A9BE6C" w14:textId="77777777" w:rsidR="002869B4" w:rsidRPr="005D045F" w:rsidRDefault="002869B4" w:rsidP="002869B4">
      <w:pPr>
        <w:ind w:firstLineChars="100" w:firstLine="240"/>
      </w:pPr>
      <w:r w:rsidRPr="005D045F">
        <w:rPr>
          <w:rFonts w:hint="eastAsia"/>
        </w:rPr>
        <w:t>如果出现如下页面，则代表</w:t>
      </w:r>
      <w:r w:rsidRPr="005D045F">
        <w:rPr>
          <w:rFonts w:hint="eastAsia"/>
        </w:rPr>
        <w:t xml:space="preserve"> MySQL</w:t>
      </w:r>
      <w:r w:rsidRPr="005D045F">
        <w:t xml:space="preserve"> </w:t>
      </w:r>
      <w:r w:rsidRPr="005D045F">
        <w:rPr>
          <w:rFonts w:hint="eastAsia"/>
        </w:rPr>
        <w:t>安装成功</w:t>
      </w:r>
    </w:p>
    <w:p w14:paraId="29B7ADF8" w14:textId="77777777" w:rsidR="002869B4" w:rsidRDefault="002869B4" w:rsidP="002869B4">
      <w:pPr>
        <w:pStyle w:val="ab"/>
        <w:ind w:left="360" w:firstLine="0"/>
        <w:rPr>
          <w:rFonts w:ascii="Tahoma" w:hAnsi="Tahoma" w:cs="Tahoma"/>
          <w:color w:val="333333"/>
          <w:szCs w:val="21"/>
        </w:rPr>
      </w:pPr>
      <w:r>
        <w:rPr>
          <w:noProof/>
        </w:rPr>
        <w:drawing>
          <wp:inline distT="0" distB="0" distL="0" distR="0" wp14:anchorId="33E401AD" wp14:editId="4D21191F">
            <wp:extent cx="5274310" cy="169545"/>
            <wp:effectExtent l="0" t="0" r="2540" b="190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B2B40" w14:textId="6E937335" w:rsidR="002869B4" w:rsidRPr="002869B4" w:rsidRDefault="002869B4" w:rsidP="00FF7631">
      <w:pPr>
        <w:pStyle w:val="ab"/>
        <w:numPr>
          <w:ilvl w:val="0"/>
          <w:numId w:val="10"/>
        </w:numPr>
        <w:rPr>
          <w:rFonts w:ascii="Tahoma" w:hAnsi="Tahoma" w:cs="Tahoma"/>
          <w:color w:val="333333"/>
          <w:szCs w:val="21"/>
        </w:rPr>
      </w:pPr>
      <w:r w:rsidRPr="002869B4">
        <w:rPr>
          <w:rFonts w:ascii="Tahoma" w:hAnsi="Tahoma" w:cs="Tahoma" w:hint="eastAsia"/>
          <w:color w:val="333333"/>
          <w:szCs w:val="21"/>
        </w:rPr>
        <w:t>配置</w:t>
      </w:r>
      <w:r w:rsidRPr="002869B4">
        <w:rPr>
          <w:rFonts w:ascii="Tahoma" w:hAnsi="Tahoma" w:cs="Tahoma" w:hint="eastAsia"/>
          <w:color w:val="333333"/>
          <w:szCs w:val="21"/>
        </w:rPr>
        <w:t xml:space="preserve"> </w:t>
      </w:r>
      <w:proofErr w:type="spellStart"/>
      <w:r w:rsidRPr="002869B4">
        <w:rPr>
          <w:rFonts w:ascii="Tahoma" w:hAnsi="Tahoma" w:cs="Tahoma" w:hint="eastAsia"/>
          <w:color w:val="333333"/>
          <w:szCs w:val="21"/>
        </w:rPr>
        <w:t>mysql</w:t>
      </w:r>
      <w:proofErr w:type="spellEnd"/>
      <w:r w:rsidRPr="002869B4">
        <w:rPr>
          <w:rFonts w:ascii="Tahoma" w:hAnsi="Tahoma" w:cs="Tahoma"/>
          <w:color w:val="333333"/>
          <w:szCs w:val="21"/>
        </w:rPr>
        <w:t xml:space="preserve"> </w:t>
      </w:r>
      <w:r w:rsidRPr="002869B4">
        <w:rPr>
          <w:rFonts w:ascii="Tahoma" w:hAnsi="Tahoma" w:cs="Tahoma" w:hint="eastAsia"/>
          <w:color w:val="333333"/>
          <w:szCs w:val="21"/>
        </w:rPr>
        <w:t>远程访问</w:t>
      </w:r>
    </w:p>
    <w:p w14:paraId="51B703F3" w14:textId="77777777" w:rsidR="002869B4" w:rsidRPr="005D045F" w:rsidRDefault="002869B4" w:rsidP="005D045F">
      <w:pPr>
        <w:ind w:firstLineChars="100" w:firstLine="240"/>
      </w:pPr>
      <w:r w:rsidRPr="005D045F">
        <w:rPr>
          <w:rFonts w:hint="eastAsia"/>
        </w:rPr>
        <w:t>编辑</w:t>
      </w:r>
      <w:r w:rsidRPr="005D045F">
        <w:rPr>
          <w:rFonts w:hint="eastAsia"/>
        </w:rPr>
        <w:t xml:space="preserve"> </w:t>
      </w:r>
      <w:proofErr w:type="spellStart"/>
      <w:r w:rsidRPr="005D045F">
        <w:rPr>
          <w:rFonts w:hint="eastAsia"/>
        </w:rPr>
        <w:t>mysql</w:t>
      </w:r>
      <w:proofErr w:type="spellEnd"/>
      <w:r w:rsidRPr="005D045F">
        <w:t xml:space="preserve"> </w:t>
      </w:r>
      <w:r w:rsidRPr="005D045F">
        <w:rPr>
          <w:rFonts w:hint="eastAsia"/>
        </w:rPr>
        <w:t>配置文件，把其中的</w:t>
      </w:r>
      <w:r w:rsidRPr="005D045F">
        <w:rPr>
          <w:rFonts w:hint="eastAsia"/>
        </w:rPr>
        <w:t xml:space="preserve"> bind-address=129.0.0.1</w:t>
      </w:r>
      <w:r w:rsidRPr="005D045F">
        <w:t xml:space="preserve"> </w:t>
      </w:r>
      <w:r w:rsidRPr="005D045F">
        <w:rPr>
          <w:rFonts w:hint="eastAsia"/>
        </w:rPr>
        <w:t>注释掉</w:t>
      </w:r>
    </w:p>
    <w:p w14:paraId="751F68FA" w14:textId="77777777" w:rsidR="002869B4" w:rsidRPr="005D045F" w:rsidRDefault="002869B4" w:rsidP="005D045F">
      <w:pPr>
        <w:ind w:firstLineChars="100" w:firstLine="240"/>
        <w:rPr>
          <w:highlight w:val="lightGray"/>
        </w:rPr>
      </w:pPr>
      <w:proofErr w:type="spellStart"/>
      <w:r w:rsidRPr="005D045F">
        <w:rPr>
          <w:highlight w:val="lightGray"/>
        </w:rPr>
        <w:t>sudo</w:t>
      </w:r>
      <w:proofErr w:type="spellEnd"/>
      <w:r w:rsidRPr="005D045F">
        <w:rPr>
          <w:highlight w:val="lightGray"/>
        </w:rPr>
        <w:t xml:space="preserve"> </w:t>
      </w:r>
      <w:proofErr w:type="spellStart"/>
      <w:r w:rsidRPr="005D045F">
        <w:rPr>
          <w:highlight w:val="lightGray"/>
        </w:rPr>
        <w:t>nano</w:t>
      </w:r>
      <w:proofErr w:type="spellEnd"/>
      <w:r w:rsidRPr="005D045F">
        <w:rPr>
          <w:highlight w:val="lightGray"/>
        </w:rPr>
        <w:t xml:space="preserve"> /</w:t>
      </w:r>
      <w:proofErr w:type="spellStart"/>
      <w:r w:rsidRPr="005D045F">
        <w:rPr>
          <w:highlight w:val="lightGray"/>
        </w:rPr>
        <w:t>etc</w:t>
      </w:r>
      <w:proofErr w:type="spellEnd"/>
      <w:r w:rsidRPr="005D045F">
        <w:rPr>
          <w:highlight w:val="lightGray"/>
        </w:rPr>
        <w:t>/</w:t>
      </w:r>
      <w:proofErr w:type="spellStart"/>
      <w:r w:rsidRPr="005D045F">
        <w:rPr>
          <w:highlight w:val="lightGray"/>
        </w:rPr>
        <w:t>mysql</w:t>
      </w:r>
      <w:proofErr w:type="spellEnd"/>
      <w:r w:rsidRPr="005D045F">
        <w:rPr>
          <w:highlight w:val="lightGray"/>
        </w:rPr>
        <w:t>/</w:t>
      </w:r>
      <w:proofErr w:type="spellStart"/>
      <w:r w:rsidRPr="005D045F">
        <w:rPr>
          <w:highlight w:val="lightGray"/>
        </w:rPr>
        <w:t>my.cnf</w:t>
      </w:r>
      <w:proofErr w:type="spellEnd"/>
    </w:p>
    <w:p w14:paraId="510B27A5" w14:textId="77777777" w:rsidR="002869B4" w:rsidRPr="005D045F" w:rsidRDefault="002869B4" w:rsidP="005D045F">
      <w:pPr>
        <w:ind w:firstLineChars="100" w:firstLine="240"/>
      </w:pPr>
      <w:r w:rsidRPr="005D045F">
        <w:rPr>
          <w:rFonts w:hint="eastAsia"/>
        </w:rPr>
        <w:t>如果没有该行，则不需要进行任何操作</w:t>
      </w:r>
    </w:p>
    <w:p w14:paraId="33FCC347" w14:textId="66701A99" w:rsidR="002869B4" w:rsidRPr="002869B4" w:rsidRDefault="002869B4" w:rsidP="00FF7631">
      <w:pPr>
        <w:pStyle w:val="ab"/>
        <w:numPr>
          <w:ilvl w:val="0"/>
          <w:numId w:val="10"/>
        </w:numPr>
        <w:rPr>
          <w:rFonts w:ascii="Tahoma" w:hAnsi="Tahoma" w:cs="Tahoma"/>
          <w:color w:val="333333"/>
          <w:szCs w:val="21"/>
        </w:rPr>
      </w:pPr>
      <w:r w:rsidRPr="002869B4">
        <w:rPr>
          <w:rFonts w:ascii="Tahoma" w:hAnsi="Tahoma" w:cs="Tahoma" w:hint="eastAsia"/>
          <w:color w:val="333333"/>
          <w:szCs w:val="21"/>
        </w:rPr>
        <w:t>登陆</w:t>
      </w:r>
      <w:r w:rsidRPr="002869B4">
        <w:rPr>
          <w:rFonts w:ascii="Tahoma" w:hAnsi="Tahoma" w:cs="Tahoma" w:hint="eastAsia"/>
          <w:color w:val="333333"/>
          <w:szCs w:val="21"/>
        </w:rPr>
        <w:t xml:space="preserve"> </w:t>
      </w:r>
      <w:proofErr w:type="spellStart"/>
      <w:r w:rsidRPr="002869B4">
        <w:rPr>
          <w:rFonts w:ascii="Tahoma" w:hAnsi="Tahoma" w:cs="Tahoma" w:hint="eastAsia"/>
          <w:color w:val="333333"/>
          <w:szCs w:val="21"/>
        </w:rPr>
        <w:t>mysql</w:t>
      </w:r>
      <w:proofErr w:type="spellEnd"/>
      <w:r w:rsidRPr="002869B4">
        <w:rPr>
          <w:rFonts w:ascii="Tahoma" w:hAnsi="Tahoma" w:cs="Tahoma"/>
          <w:color w:val="333333"/>
          <w:szCs w:val="21"/>
        </w:rPr>
        <w:t xml:space="preserve"> </w:t>
      </w:r>
      <w:r w:rsidRPr="002869B4">
        <w:rPr>
          <w:rFonts w:ascii="Tahoma" w:hAnsi="Tahoma" w:cs="Tahoma" w:hint="eastAsia"/>
          <w:color w:val="333333"/>
          <w:szCs w:val="21"/>
        </w:rPr>
        <w:t>数据库</w:t>
      </w:r>
    </w:p>
    <w:p w14:paraId="02DC4893" w14:textId="77777777" w:rsidR="002869B4" w:rsidRPr="005D045F" w:rsidRDefault="002869B4" w:rsidP="005D045F">
      <w:pPr>
        <w:ind w:firstLineChars="100" w:firstLine="240"/>
        <w:rPr>
          <w:highlight w:val="lightGray"/>
        </w:rPr>
      </w:pPr>
      <w:proofErr w:type="spellStart"/>
      <w:r w:rsidRPr="005D045F">
        <w:rPr>
          <w:highlight w:val="lightGray"/>
        </w:rPr>
        <w:t>mysql</w:t>
      </w:r>
      <w:proofErr w:type="spellEnd"/>
      <w:r w:rsidRPr="005D045F">
        <w:rPr>
          <w:highlight w:val="lightGray"/>
        </w:rPr>
        <w:t xml:space="preserve"> -u root -p</w:t>
      </w:r>
    </w:p>
    <w:p w14:paraId="57D8D158" w14:textId="0C663993" w:rsidR="002869B4" w:rsidRPr="005D045F" w:rsidRDefault="002869B4" w:rsidP="005D045F">
      <w:pPr>
        <w:ind w:firstLineChars="100" w:firstLine="240"/>
      </w:pPr>
      <w:r w:rsidRPr="005D045F">
        <w:rPr>
          <w:rFonts w:hint="eastAsia"/>
        </w:rPr>
        <w:t>按提示输入密码，按回车键，出现如下结果代表</w:t>
      </w:r>
      <w:proofErr w:type="spellStart"/>
      <w:r w:rsidRPr="005D045F">
        <w:rPr>
          <w:rFonts w:hint="eastAsia"/>
        </w:rPr>
        <w:t>mysql</w:t>
      </w:r>
      <w:proofErr w:type="spellEnd"/>
      <w:r w:rsidRPr="005D045F">
        <w:t xml:space="preserve"> </w:t>
      </w:r>
      <w:r w:rsidRPr="005D045F">
        <w:rPr>
          <w:rFonts w:hint="eastAsia"/>
        </w:rPr>
        <w:t>安装成功</w:t>
      </w:r>
    </w:p>
    <w:p w14:paraId="48BB6730" w14:textId="3C5CCA7C" w:rsidR="002869B4" w:rsidRPr="002869B4" w:rsidRDefault="002869B4" w:rsidP="002869B4">
      <w:pPr>
        <w:rPr>
          <w:rFonts w:ascii="Tahoma" w:hAnsi="Tahoma" w:cs="Tahoma"/>
          <w:color w:val="333333"/>
          <w:szCs w:val="21"/>
        </w:rPr>
      </w:pPr>
      <w:r>
        <w:rPr>
          <w:noProof/>
        </w:rPr>
        <w:drawing>
          <wp:inline distT="0" distB="0" distL="0" distR="0" wp14:anchorId="4ED0CA5E" wp14:editId="3AF05163">
            <wp:extent cx="5200000" cy="1923810"/>
            <wp:effectExtent l="0" t="0" r="127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1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09AC8" w14:textId="77777777" w:rsidR="002869B4" w:rsidRPr="002869B4" w:rsidRDefault="002869B4" w:rsidP="002869B4"/>
    <w:p w14:paraId="1DF82A84" w14:textId="79F16EF6" w:rsidR="001025E6" w:rsidRDefault="00D24DA3" w:rsidP="00FF7631">
      <w:pPr>
        <w:pStyle w:val="3"/>
        <w:numPr>
          <w:ilvl w:val="1"/>
          <w:numId w:val="5"/>
        </w:numPr>
        <w:spacing w:before="280" w:after="280" w:line="240" w:lineRule="auto"/>
        <w:rPr>
          <w:rFonts w:ascii="Times New Roman" w:hAnsi="Times New Roman" w:cs="Times New Roman"/>
          <w:color w:val="000000" w:themeColor="text1"/>
          <w:szCs w:val="28"/>
        </w:rPr>
      </w:pPr>
      <w:bookmarkStart w:id="17" w:name="_Toc499804229"/>
      <w:r w:rsidRPr="00CB7F00">
        <w:rPr>
          <w:rFonts w:ascii="Times New Roman" w:hAnsi="Times New Roman" w:cs="Times New Roman"/>
          <w:color w:val="000000" w:themeColor="text1"/>
          <w:szCs w:val="28"/>
        </w:rPr>
        <w:t>软件</w:t>
      </w:r>
      <w:r w:rsidR="0075268B" w:rsidRPr="00CB7F00">
        <w:rPr>
          <w:rFonts w:ascii="Times New Roman" w:hAnsi="Times New Roman" w:cs="Times New Roman"/>
          <w:color w:val="000000" w:themeColor="text1"/>
          <w:szCs w:val="28"/>
        </w:rPr>
        <w:t>卸载</w:t>
      </w:r>
      <w:bookmarkEnd w:id="17"/>
    </w:p>
    <w:p w14:paraId="0F1B3AE2" w14:textId="0DED56D1" w:rsidR="00741ED1" w:rsidRDefault="00741ED1" w:rsidP="00FF7631">
      <w:pPr>
        <w:pStyle w:val="4"/>
        <w:numPr>
          <w:ilvl w:val="2"/>
          <w:numId w:val="5"/>
        </w:numPr>
        <w:spacing w:after="280" w:line="377" w:lineRule="auto"/>
        <w:ind w:left="1077" w:hanging="1077"/>
      </w:pPr>
      <w:r w:rsidRPr="009F10F0">
        <w:t>Apache2</w:t>
      </w:r>
      <w:r>
        <w:rPr>
          <w:rFonts w:hint="eastAsia"/>
        </w:rPr>
        <w:t>卸载命令</w:t>
      </w:r>
    </w:p>
    <w:p w14:paraId="65283EAE" w14:textId="388AF07F" w:rsidR="00741ED1" w:rsidRPr="00741ED1" w:rsidRDefault="00741ED1" w:rsidP="00741ED1">
      <w:pPr>
        <w:spacing w:line="360" w:lineRule="auto"/>
      </w:pPr>
      <w:r>
        <w:rPr>
          <w:rFonts w:hint="eastAsia"/>
        </w:rPr>
        <w:t xml:space="preserve"> </w:t>
      </w:r>
      <w:r>
        <w:t xml:space="preserve">   </w:t>
      </w:r>
      <w:proofErr w:type="spellStart"/>
      <w:r w:rsidRPr="00741ED1">
        <w:rPr>
          <w:highlight w:val="lightGray"/>
        </w:rPr>
        <w:t>sudo</w:t>
      </w:r>
      <w:proofErr w:type="spellEnd"/>
      <w:r w:rsidRPr="00741ED1">
        <w:rPr>
          <w:highlight w:val="lightGray"/>
        </w:rPr>
        <w:t xml:space="preserve"> apt-get </w:t>
      </w:r>
      <w:r w:rsidRPr="00741ED1">
        <w:rPr>
          <w:rFonts w:hint="eastAsia"/>
          <w:highlight w:val="lightGray"/>
        </w:rPr>
        <w:t>remove</w:t>
      </w:r>
      <w:r w:rsidRPr="00741ED1">
        <w:rPr>
          <w:highlight w:val="lightGray"/>
        </w:rPr>
        <w:t xml:space="preserve"> apach2</w:t>
      </w:r>
    </w:p>
    <w:p w14:paraId="7E021D19" w14:textId="655B068D" w:rsidR="00741ED1" w:rsidRDefault="00741ED1" w:rsidP="00FF7631">
      <w:pPr>
        <w:pStyle w:val="4"/>
        <w:numPr>
          <w:ilvl w:val="2"/>
          <w:numId w:val="5"/>
        </w:numPr>
        <w:spacing w:after="280" w:line="377" w:lineRule="auto"/>
        <w:ind w:left="1077" w:hanging="1077"/>
        <w:rPr>
          <w:rFonts w:ascii="Times New Roman" w:eastAsiaTheme="minorEastAsia" w:hAnsi="Times New Roman" w:cs="Times New Roman"/>
        </w:rPr>
      </w:pPr>
      <w:r w:rsidRPr="00741ED1">
        <w:rPr>
          <w:rFonts w:ascii="Times New Roman" w:eastAsiaTheme="minorEastAsia" w:hAnsi="Times New Roman" w:cs="Times New Roman"/>
        </w:rPr>
        <w:lastRenderedPageBreak/>
        <w:t xml:space="preserve"> </w:t>
      </w:r>
      <w:r>
        <w:rPr>
          <w:rFonts w:ascii="Times New Roman" w:eastAsiaTheme="minorEastAsia" w:hAnsi="Times New Roman" w:cs="Times New Roman"/>
        </w:rPr>
        <w:t>PHP7</w:t>
      </w:r>
      <w:r>
        <w:rPr>
          <w:rFonts w:ascii="Times New Roman" w:eastAsiaTheme="minorEastAsia" w:hAnsi="Times New Roman" w:cs="Times New Roman" w:hint="eastAsia"/>
        </w:rPr>
        <w:t>卸载命令</w:t>
      </w:r>
    </w:p>
    <w:p w14:paraId="41098D2A" w14:textId="0E790BC5" w:rsidR="00741ED1" w:rsidRDefault="00741ED1" w:rsidP="00741ED1">
      <w:pPr>
        <w:spacing w:line="360" w:lineRule="auto"/>
      </w:pPr>
      <w:r>
        <w:rPr>
          <w:rFonts w:hint="eastAsia"/>
        </w:rPr>
        <w:t xml:space="preserve"> </w:t>
      </w:r>
      <w:r>
        <w:t xml:space="preserve">   </w:t>
      </w:r>
      <w:proofErr w:type="spellStart"/>
      <w:r w:rsidRPr="005D045F">
        <w:rPr>
          <w:highlight w:val="lightGray"/>
        </w:rPr>
        <w:t>sudo</w:t>
      </w:r>
      <w:proofErr w:type="spellEnd"/>
      <w:r w:rsidRPr="005D045F">
        <w:rPr>
          <w:highlight w:val="lightGray"/>
        </w:rPr>
        <w:t xml:space="preserve"> apt-get remove php7</w:t>
      </w:r>
    </w:p>
    <w:p w14:paraId="09871F02" w14:textId="57C7B604" w:rsidR="00741ED1" w:rsidRDefault="00741ED1" w:rsidP="00FF7631">
      <w:pPr>
        <w:pStyle w:val="4"/>
        <w:numPr>
          <w:ilvl w:val="2"/>
          <w:numId w:val="5"/>
        </w:numPr>
        <w:spacing w:after="280" w:line="377" w:lineRule="auto"/>
        <w:ind w:left="1077" w:hanging="1077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</w:rPr>
        <w:t>MyS</w:t>
      </w:r>
      <w:r>
        <w:rPr>
          <w:rFonts w:ascii="Times New Roman" w:eastAsiaTheme="minorEastAsia" w:hAnsi="Times New Roman" w:cs="Times New Roman"/>
        </w:rPr>
        <w:t>QL</w:t>
      </w:r>
      <w:r>
        <w:rPr>
          <w:rFonts w:ascii="Times New Roman" w:eastAsiaTheme="minorEastAsia" w:hAnsi="Times New Roman" w:cs="Times New Roman" w:hint="eastAsia"/>
        </w:rPr>
        <w:t>卸载命令</w:t>
      </w:r>
    </w:p>
    <w:p w14:paraId="239EA2C1" w14:textId="115933A8" w:rsidR="00741ED1" w:rsidRPr="00741ED1" w:rsidRDefault="00741ED1" w:rsidP="00741ED1">
      <w:r>
        <w:rPr>
          <w:rFonts w:hint="eastAsia"/>
        </w:rPr>
        <w:t xml:space="preserve"> </w:t>
      </w:r>
      <w:r>
        <w:t xml:space="preserve">   </w:t>
      </w:r>
      <w:proofErr w:type="spellStart"/>
      <w:r w:rsidRPr="005D045F">
        <w:rPr>
          <w:highlight w:val="lightGray"/>
        </w:rPr>
        <w:t>sudo</w:t>
      </w:r>
      <w:proofErr w:type="spellEnd"/>
      <w:r w:rsidRPr="005D045F">
        <w:rPr>
          <w:highlight w:val="lightGray"/>
        </w:rPr>
        <w:t xml:space="preserve"> apt-get remove </w:t>
      </w:r>
      <w:proofErr w:type="spellStart"/>
      <w:r w:rsidRPr="005D045F">
        <w:rPr>
          <w:highlight w:val="lightGray"/>
        </w:rPr>
        <w:t>mysql</w:t>
      </w:r>
      <w:proofErr w:type="spellEnd"/>
      <w:r w:rsidRPr="005D045F">
        <w:rPr>
          <w:highlight w:val="lightGray"/>
        </w:rPr>
        <w:t xml:space="preserve">-server </w:t>
      </w:r>
      <w:proofErr w:type="spellStart"/>
      <w:r w:rsidRPr="005D045F">
        <w:rPr>
          <w:highlight w:val="lightGray"/>
        </w:rPr>
        <w:t>mysql</w:t>
      </w:r>
      <w:proofErr w:type="spellEnd"/>
      <w:r w:rsidRPr="005D045F">
        <w:rPr>
          <w:highlight w:val="lightGray"/>
        </w:rPr>
        <w:t xml:space="preserve">-client </w:t>
      </w:r>
      <w:proofErr w:type="spellStart"/>
      <w:r w:rsidRPr="005D045F">
        <w:rPr>
          <w:highlight w:val="lightGray"/>
        </w:rPr>
        <w:t>libmysqlclient</w:t>
      </w:r>
      <w:proofErr w:type="spellEnd"/>
      <w:r w:rsidRPr="005D045F">
        <w:rPr>
          <w:highlight w:val="lightGray"/>
        </w:rPr>
        <w:t>-dev</w:t>
      </w:r>
    </w:p>
    <w:p w14:paraId="62FE6F03" w14:textId="77777777" w:rsidR="00741ED1" w:rsidRDefault="00741ED1" w:rsidP="00741ED1">
      <w:pPr>
        <w:spacing w:line="360" w:lineRule="auto"/>
      </w:pPr>
    </w:p>
    <w:p w14:paraId="70174981" w14:textId="30249E74" w:rsidR="00741ED1" w:rsidRPr="00741ED1" w:rsidRDefault="00741ED1" w:rsidP="00741ED1"/>
    <w:p w14:paraId="3C0DA4D2" w14:textId="77777777" w:rsidR="00741ED1" w:rsidRPr="00741ED1" w:rsidRDefault="00741ED1" w:rsidP="00741ED1"/>
    <w:p w14:paraId="3E3ABD8B" w14:textId="77777777" w:rsidR="00741ED1" w:rsidRPr="00741ED1" w:rsidRDefault="00741ED1" w:rsidP="00741ED1"/>
    <w:p w14:paraId="12BF3B66" w14:textId="77777777" w:rsidR="00FD500E" w:rsidRPr="00D0390D" w:rsidRDefault="00FD500E" w:rsidP="00FD500E">
      <w:pPr>
        <w:pStyle w:val="20"/>
        <w:pageBreakBefore/>
        <w:spacing w:line="415" w:lineRule="auto"/>
        <w:rPr>
          <w:rFonts w:ascii="Times New Roman" w:hAnsi="Times New Roman" w:cs="Times New Roman"/>
        </w:rPr>
      </w:pPr>
      <w:bookmarkStart w:id="18" w:name="_Toc499804230"/>
      <w:r w:rsidRPr="00D0390D">
        <w:rPr>
          <w:rFonts w:ascii="Times New Roman" w:hAnsi="Times New Roman" w:cs="Times New Roman"/>
        </w:rPr>
        <w:lastRenderedPageBreak/>
        <w:t>第</w:t>
      </w:r>
      <w:r w:rsidR="00453A6A" w:rsidRPr="00D0390D">
        <w:rPr>
          <w:rFonts w:ascii="Times New Roman" w:hAnsi="Times New Roman" w:cs="Times New Roman"/>
        </w:rPr>
        <w:t>三</w:t>
      </w:r>
      <w:r w:rsidRPr="00D0390D">
        <w:rPr>
          <w:rFonts w:ascii="Times New Roman" w:hAnsi="Times New Roman" w:cs="Times New Roman"/>
        </w:rPr>
        <w:t>章：启动和退出</w:t>
      </w:r>
      <w:bookmarkEnd w:id="18"/>
    </w:p>
    <w:p w14:paraId="4D567246" w14:textId="77777777" w:rsidR="00885185" w:rsidRPr="00D0390D" w:rsidRDefault="00566FC0" w:rsidP="00FF7631">
      <w:pPr>
        <w:pStyle w:val="3"/>
        <w:numPr>
          <w:ilvl w:val="0"/>
          <w:numId w:val="3"/>
        </w:numPr>
        <w:rPr>
          <w:rFonts w:ascii="Times New Roman" w:hAnsi="Times New Roman" w:cs="Times New Roman"/>
        </w:rPr>
      </w:pPr>
      <w:bookmarkStart w:id="19" w:name="_Toc499804231"/>
      <w:r w:rsidRPr="00D0390D">
        <w:rPr>
          <w:rStyle w:val="af6"/>
          <w:rFonts w:ascii="Times New Roman" w:hAnsi="Times New Roman" w:cs="Times New Roman"/>
        </w:rPr>
        <w:t>启</w:t>
      </w:r>
      <w:r w:rsidR="0053501A" w:rsidRPr="00D0390D">
        <w:rPr>
          <w:rStyle w:val="af6"/>
          <w:rFonts w:ascii="Times New Roman" w:hAnsi="Times New Roman" w:cs="Times New Roman"/>
        </w:rPr>
        <w:t>动</w:t>
      </w:r>
      <w:bookmarkEnd w:id="19"/>
    </w:p>
    <w:p w14:paraId="086AC671" w14:textId="2FFE5AD2" w:rsidR="00B27ADD" w:rsidRPr="00D0390D" w:rsidRDefault="00674660" w:rsidP="00782841">
      <w:r w:rsidRPr="00D0390D">
        <w:t>在网页浏览器中</w:t>
      </w:r>
      <w:r w:rsidR="00A9749A" w:rsidRPr="00D0390D">
        <w:t>输入软件登陆界面的</w:t>
      </w:r>
      <w:r w:rsidR="001B48D3" w:rsidRPr="00D0390D">
        <w:t>IP</w:t>
      </w:r>
      <w:r w:rsidR="001B48D3" w:rsidRPr="00D0390D">
        <w:t>地址，</w:t>
      </w:r>
      <w:r w:rsidR="00B27ADD" w:rsidRPr="00D0390D">
        <w:t>启动</w:t>
      </w:r>
      <w:r w:rsidR="00607CE8">
        <w:rPr>
          <w:rFonts w:hint="eastAsia"/>
        </w:rPr>
        <w:t>人工在线翻译</w:t>
      </w:r>
      <w:r w:rsidR="00B27ADD" w:rsidRPr="00D0390D">
        <w:t>软件。</w:t>
      </w:r>
    </w:p>
    <w:p w14:paraId="034B9CD2" w14:textId="0642F7AC" w:rsidR="00ED13B2" w:rsidRPr="00D0390D" w:rsidRDefault="00B27ADD" w:rsidP="00FC2197">
      <w:r w:rsidRPr="00D0390D">
        <w:t>登陆界面的</w:t>
      </w:r>
      <w:r w:rsidRPr="00D0390D">
        <w:t>IP</w:t>
      </w:r>
      <w:r w:rsidR="00671C5A" w:rsidRPr="00D0390D">
        <w:t>地址</w:t>
      </w:r>
      <w:r w:rsidR="00A9749A" w:rsidRPr="00D0390D">
        <w:t>由</w:t>
      </w:r>
      <w:r w:rsidR="00BA2A39">
        <w:rPr>
          <w:rFonts w:hint="eastAsia"/>
        </w:rPr>
        <w:t>相关人员</w:t>
      </w:r>
      <w:r w:rsidR="00A9749A" w:rsidRPr="00D0390D">
        <w:t>安装调试后提供。</w:t>
      </w:r>
    </w:p>
    <w:p w14:paraId="06CBC782" w14:textId="03526216" w:rsidR="00B27ADD" w:rsidRPr="00D0390D" w:rsidRDefault="00B27ADD" w:rsidP="00B27369">
      <w:r w:rsidRPr="00D0390D">
        <w:t>浏览</w:t>
      </w:r>
      <w:r w:rsidR="002905B4" w:rsidRPr="00D0390D">
        <w:t>器</w:t>
      </w:r>
      <w:r w:rsidR="002905B4" w:rsidRPr="00D0390D">
        <w:t>IE 8</w:t>
      </w:r>
      <w:r w:rsidR="002905B4" w:rsidRPr="00D0390D">
        <w:t>以上、</w:t>
      </w:r>
      <w:r w:rsidR="002905B4" w:rsidRPr="00D0390D">
        <w:t>Chrome 59</w:t>
      </w:r>
      <w:r w:rsidR="002905B4" w:rsidRPr="00D0390D">
        <w:t>以上、</w:t>
      </w:r>
      <w:r w:rsidR="00D7659A">
        <w:rPr>
          <w:rFonts w:hint="eastAsia"/>
        </w:rPr>
        <w:t>F</w:t>
      </w:r>
      <w:r w:rsidR="002905B4" w:rsidRPr="00D0390D">
        <w:t>irefox 54</w:t>
      </w:r>
      <w:r w:rsidR="002905B4" w:rsidRPr="00D0390D">
        <w:t>以上及</w:t>
      </w:r>
      <w:r w:rsidR="002905B4" w:rsidRPr="00D0390D">
        <w:t>Edge 15</w:t>
      </w:r>
      <w:r w:rsidR="002905B4" w:rsidRPr="00D0390D">
        <w:t>以上</w:t>
      </w:r>
      <w:r w:rsidRPr="00D0390D">
        <w:t>均</w:t>
      </w:r>
      <w:r w:rsidR="00C356C4" w:rsidRPr="00D0390D">
        <w:t>适用</w:t>
      </w:r>
      <w:r w:rsidR="001E21AA" w:rsidRPr="00D0390D">
        <w:t>，推荐使用</w:t>
      </w:r>
      <w:r w:rsidR="001E21AA" w:rsidRPr="00D0390D">
        <w:t>Chrome</w:t>
      </w:r>
      <w:r w:rsidR="001E21AA" w:rsidRPr="00D0390D">
        <w:t>浏览器</w:t>
      </w:r>
      <w:r w:rsidR="00C356C4" w:rsidRPr="00D0390D">
        <w:t>。</w:t>
      </w:r>
    </w:p>
    <w:p w14:paraId="52B187F1" w14:textId="77777777" w:rsidR="00B05385" w:rsidRPr="00D0390D" w:rsidRDefault="00B05385" w:rsidP="0079745A"/>
    <w:p w14:paraId="7FB8FE7B" w14:textId="77777777" w:rsidR="00B05385" w:rsidRPr="00D0390D" w:rsidRDefault="005001CE" w:rsidP="00FF7631">
      <w:pPr>
        <w:pStyle w:val="3"/>
        <w:numPr>
          <w:ilvl w:val="0"/>
          <w:numId w:val="3"/>
        </w:numPr>
        <w:rPr>
          <w:rFonts w:ascii="Times New Roman" w:hAnsi="Times New Roman" w:cs="Times New Roman"/>
        </w:rPr>
      </w:pPr>
      <w:bookmarkStart w:id="20" w:name="_Toc499804232"/>
      <w:r w:rsidRPr="00D0390D">
        <w:rPr>
          <w:rStyle w:val="af6"/>
          <w:rFonts w:ascii="Times New Roman" w:hAnsi="Times New Roman" w:cs="Times New Roman"/>
        </w:rPr>
        <w:t>登录</w:t>
      </w:r>
      <w:bookmarkEnd w:id="20"/>
    </w:p>
    <w:p w14:paraId="7707B2B6" w14:textId="66E32905" w:rsidR="00092510" w:rsidRPr="00D0390D" w:rsidRDefault="00C15BBE" w:rsidP="00FD500E">
      <w:r>
        <w:rPr>
          <w:rFonts w:hint="eastAsia"/>
        </w:rPr>
        <w:t>人工在线翻译</w:t>
      </w:r>
      <w:r w:rsidR="007E4653" w:rsidRPr="00D0390D">
        <w:t>软件的</w:t>
      </w:r>
      <w:r w:rsidR="00092510" w:rsidRPr="00D0390D">
        <w:t>登录界面</w:t>
      </w:r>
      <w:r w:rsidR="007E4653" w:rsidRPr="00D0390D">
        <w:t>请</w:t>
      </w:r>
      <w:r w:rsidR="00DC742F" w:rsidRPr="00D0390D">
        <w:t>见下图</w:t>
      </w:r>
      <w:r w:rsidR="007E4653" w:rsidRPr="00D0390D">
        <w:t>。</w:t>
      </w:r>
    </w:p>
    <w:p w14:paraId="7D5FDE09" w14:textId="3C1922E4" w:rsidR="00674660" w:rsidRPr="00D0390D" w:rsidRDefault="00FB26BB" w:rsidP="00FD500E">
      <w:r>
        <w:rPr>
          <w:noProof/>
        </w:rPr>
        <w:drawing>
          <wp:inline distT="0" distB="0" distL="0" distR="0" wp14:anchorId="2B5C5E5E" wp14:editId="28B19B6C">
            <wp:extent cx="2436801" cy="17811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574" t="2440" r="4955" b="6281"/>
                    <a:stretch/>
                  </pic:blipFill>
                  <pic:spPr bwMode="auto">
                    <a:xfrm>
                      <a:off x="0" y="0"/>
                      <a:ext cx="2443126" cy="1785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D5EB17" w14:textId="7171D36E" w:rsidR="007E4653" w:rsidRDefault="00EF0ADF" w:rsidP="00FD500E">
      <w:r w:rsidRPr="00D0390D">
        <w:t>输入</w:t>
      </w:r>
      <w:r w:rsidR="00DB57B4">
        <w:rPr>
          <w:rFonts w:hint="eastAsia"/>
        </w:rPr>
        <w:t>邮箱</w:t>
      </w:r>
      <w:r w:rsidR="00BA2A39">
        <w:rPr>
          <w:rFonts w:hint="eastAsia"/>
        </w:rPr>
        <w:t>名</w:t>
      </w:r>
      <w:r w:rsidR="004A03CE">
        <w:rPr>
          <w:rFonts w:hint="eastAsia"/>
        </w:rPr>
        <w:t>（</w:t>
      </w:r>
      <w:r w:rsidR="004A03CE">
        <w:rPr>
          <w:rFonts w:hint="eastAsia"/>
        </w:rPr>
        <w:t>@</w:t>
      </w:r>
      <w:r w:rsidR="004A03CE">
        <w:rPr>
          <w:rFonts w:hint="eastAsia"/>
        </w:rPr>
        <w:t>之前的部分）</w:t>
      </w:r>
      <w:r w:rsidR="00894109" w:rsidRPr="00D0390D">
        <w:t>及密码，点击登录</w:t>
      </w:r>
      <w:r w:rsidR="00044EE4" w:rsidRPr="00D0390D">
        <w:t>，进入主界面</w:t>
      </w:r>
      <w:r w:rsidR="00894109" w:rsidRPr="00D0390D">
        <w:t>；</w:t>
      </w:r>
    </w:p>
    <w:p w14:paraId="66A8B9E1" w14:textId="0DC9E23E" w:rsidR="00894109" w:rsidRPr="00D0390D" w:rsidRDefault="00DB57B4" w:rsidP="00DB57B4">
      <w:r>
        <w:rPr>
          <w:rFonts w:hint="eastAsia"/>
        </w:rPr>
        <w:t>点击重置，</w:t>
      </w:r>
      <w:r w:rsidR="004A03CE">
        <w:rPr>
          <w:rFonts w:hint="eastAsia"/>
        </w:rPr>
        <w:t>已输入的</w:t>
      </w:r>
      <w:r>
        <w:rPr>
          <w:rFonts w:hint="eastAsia"/>
        </w:rPr>
        <w:t>邮箱和密码</w:t>
      </w:r>
      <w:r w:rsidR="004A03CE">
        <w:rPr>
          <w:rFonts w:hint="eastAsia"/>
        </w:rPr>
        <w:t>会被</w:t>
      </w:r>
      <w:r>
        <w:rPr>
          <w:rFonts w:hint="eastAsia"/>
        </w:rPr>
        <w:t>清空；</w:t>
      </w:r>
      <w:r w:rsidRPr="00D0390D">
        <w:t xml:space="preserve"> </w:t>
      </w:r>
    </w:p>
    <w:p w14:paraId="71EFD57C" w14:textId="77777777" w:rsidR="002D5B58" w:rsidRPr="00D0390D" w:rsidRDefault="002D5B58" w:rsidP="00FD500E"/>
    <w:p w14:paraId="18DDF3B4" w14:textId="77777777" w:rsidR="00744EB5" w:rsidRPr="00D0390D" w:rsidRDefault="00744EB5" w:rsidP="00FF7631">
      <w:pPr>
        <w:pStyle w:val="3"/>
        <w:numPr>
          <w:ilvl w:val="0"/>
          <w:numId w:val="3"/>
        </w:numPr>
        <w:rPr>
          <w:rFonts w:ascii="Times New Roman" w:hAnsi="Times New Roman" w:cs="Times New Roman"/>
        </w:rPr>
      </w:pPr>
      <w:bookmarkStart w:id="21" w:name="_Toc499804233"/>
      <w:r w:rsidRPr="00D0390D">
        <w:rPr>
          <w:rStyle w:val="af6"/>
          <w:rFonts w:ascii="Times New Roman" w:hAnsi="Times New Roman" w:cs="Times New Roman"/>
        </w:rPr>
        <w:t>忘记密码</w:t>
      </w:r>
      <w:bookmarkEnd w:id="21"/>
    </w:p>
    <w:p w14:paraId="15DB0B66" w14:textId="69AA89A7" w:rsidR="00D93B68" w:rsidRPr="00D0390D" w:rsidRDefault="00DB57B4" w:rsidP="00756110">
      <w:r>
        <w:rPr>
          <w:rFonts w:hint="eastAsia"/>
        </w:rPr>
        <w:t>将鼠标移到</w:t>
      </w:r>
      <w:r w:rsidR="00016D29" w:rsidRPr="00D0390D">
        <w:t>“</w:t>
      </w:r>
      <w:r w:rsidR="00D93B68" w:rsidRPr="00D0390D">
        <w:t>忘记密码</w:t>
      </w:r>
      <w:r>
        <w:rPr>
          <w:rFonts w:hint="eastAsia"/>
        </w:rPr>
        <w:t>?</w:t>
      </w:r>
      <w:r w:rsidR="00016D29" w:rsidRPr="00D0390D">
        <w:t>”</w:t>
      </w:r>
      <w:r w:rsidR="00D93B68" w:rsidRPr="00D0390D">
        <w:t>，则页面会</w:t>
      </w:r>
      <w:r w:rsidR="00016D29" w:rsidRPr="00D0390D">
        <w:t>提示</w:t>
      </w:r>
      <w:r w:rsidR="00D93B68" w:rsidRPr="00D0390D">
        <w:t>用户联系管理员</w:t>
      </w:r>
      <w:r w:rsidR="00016D29" w:rsidRPr="00D0390D">
        <w:t>重置</w:t>
      </w:r>
      <w:r w:rsidR="00D93B68" w:rsidRPr="00D0390D">
        <w:t>密码</w:t>
      </w:r>
      <w:r w:rsidR="00091F2F" w:rsidRPr="00D0390D">
        <w:t>，重置后</w:t>
      </w:r>
      <w:r w:rsidR="00782841">
        <w:rPr>
          <w:rFonts w:hint="eastAsia"/>
        </w:rPr>
        <w:t>初始</w:t>
      </w:r>
      <w:r w:rsidR="00091F2F" w:rsidRPr="00D0390D">
        <w:t>密码为</w:t>
      </w:r>
      <w:r w:rsidR="00091F2F" w:rsidRPr="00D0390D">
        <w:t>“123456”</w:t>
      </w:r>
      <w:r w:rsidR="00D93B68" w:rsidRPr="00D0390D">
        <w:t>。</w:t>
      </w:r>
    </w:p>
    <w:p w14:paraId="0F50F4B7" w14:textId="349BDD90" w:rsidR="00896F9F" w:rsidRPr="00D0390D" w:rsidRDefault="00507684" w:rsidP="00756110">
      <w:pPr>
        <w:rPr>
          <w:rFonts w:eastAsia="Times New Roman"/>
        </w:rPr>
      </w:pPr>
      <w:r>
        <w:rPr>
          <w:noProof/>
        </w:rPr>
        <w:drawing>
          <wp:inline distT="0" distB="0" distL="0" distR="0" wp14:anchorId="5A8FBE32" wp14:editId="2B46B7C9">
            <wp:extent cx="2421371" cy="10096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39180" cy="101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8CDD9" w14:textId="77777777" w:rsidR="00791BC0" w:rsidRPr="00D0390D" w:rsidRDefault="00C06BCC" w:rsidP="00FF7631">
      <w:pPr>
        <w:pStyle w:val="3"/>
        <w:numPr>
          <w:ilvl w:val="0"/>
          <w:numId w:val="3"/>
        </w:numPr>
        <w:rPr>
          <w:rStyle w:val="af6"/>
          <w:rFonts w:ascii="Times New Roman" w:eastAsiaTheme="minorEastAsia" w:hAnsi="Times New Roman" w:cs="Times New Roman"/>
          <w:bCs/>
          <w:smallCaps w:val="0"/>
          <w:sz w:val="21"/>
          <w:szCs w:val="32"/>
        </w:rPr>
      </w:pPr>
      <w:bookmarkStart w:id="22" w:name="_Toc499804234"/>
      <w:r w:rsidRPr="00D0390D">
        <w:rPr>
          <w:rStyle w:val="af6"/>
          <w:rFonts w:ascii="Times New Roman" w:hAnsi="Times New Roman" w:cs="Times New Roman"/>
        </w:rPr>
        <w:lastRenderedPageBreak/>
        <w:t>软件的主导航</w:t>
      </w:r>
      <w:r w:rsidR="00561AC0" w:rsidRPr="00D0390D">
        <w:rPr>
          <w:rStyle w:val="af6"/>
          <w:rFonts w:ascii="Times New Roman" w:hAnsi="Times New Roman" w:cs="Times New Roman"/>
        </w:rPr>
        <w:t>栏</w:t>
      </w:r>
      <w:bookmarkEnd w:id="22"/>
    </w:p>
    <w:p w14:paraId="7D6F6D77" w14:textId="4141019D" w:rsidR="00507684" w:rsidRDefault="00507684" w:rsidP="00D47D62">
      <w:proofErr w:type="gramStart"/>
      <w:r w:rsidRPr="00D0390D">
        <w:t>帐户</w:t>
      </w:r>
      <w:proofErr w:type="gramEnd"/>
      <w:r w:rsidRPr="00D0390D">
        <w:t>登录之后，进入软件主界面</w:t>
      </w:r>
      <w:r>
        <w:rPr>
          <w:rFonts w:hint="eastAsia"/>
        </w:rPr>
        <w:t>，</w:t>
      </w:r>
      <w:r w:rsidRPr="00D0390D">
        <w:t>页面的左侧为主导航栏</w:t>
      </w:r>
      <w:r>
        <w:rPr>
          <w:rFonts w:hint="eastAsia"/>
        </w:rPr>
        <w:t>。此系统共有四个权限，每个权限对应的主导航栏不同。</w:t>
      </w:r>
      <w:r w:rsidR="00A263DD" w:rsidRPr="00D0390D">
        <w:t>点击相应模块，可以进入该模块下的界面，从而选择与之相应的功能。</w:t>
      </w:r>
    </w:p>
    <w:p w14:paraId="2C19ECCC" w14:textId="77777777" w:rsidR="00A1625A" w:rsidRDefault="00507684" w:rsidP="00D47D62">
      <w:r>
        <w:rPr>
          <w:rFonts w:hint="eastAsia"/>
        </w:rPr>
        <w:t>root</w:t>
      </w:r>
      <w:r>
        <w:rPr>
          <w:rFonts w:hint="eastAsia"/>
        </w:rPr>
        <w:t>用户（一级用户）：</w:t>
      </w:r>
    </w:p>
    <w:p w14:paraId="24DC94B2" w14:textId="661D50E8" w:rsidR="00507684" w:rsidRDefault="00507684" w:rsidP="00A1625A">
      <w:pPr>
        <w:ind w:firstLineChars="200" w:firstLine="480"/>
      </w:pPr>
      <w:r>
        <w:rPr>
          <w:rFonts w:hint="eastAsia"/>
        </w:rPr>
        <w:t>主导航</w:t>
      </w:r>
      <w:proofErr w:type="gramStart"/>
      <w:r>
        <w:rPr>
          <w:rFonts w:hint="eastAsia"/>
        </w:rPr>
        <w:t>栏</w:t>
      </w:r>
      <w:r w:rsidR="001B0D5B" w:rsidRPr="00D0390D">
        <w:t>包</w:t>
      </w:r>
      <w:r w:rsidR="00BE3992" w:rsidRPr="00D0390D">
        <w:t>括</w:t>
      </w:r>
      <w:proofErr w:type="gramEnd"/>
      <w:r w:rsidR="001B0D5B" w:rsidRPr="00D0390D">
        <w:t>“</w:t>
      </w:r>
      <w:r>
        <w:rPr>
          <w:rFonts w:hint="eastAsia"/>
        </w:rPr>
        <w:t>用户信息</w:t>
      </w:r>
      <w:r w:rsidR="001B0D5B" w:rsidRPr="00D0390D">
        <w:t>”</w:t>
      </w:r>
      <w:r w:rsidR="001B0D5B" w:rsidRPr="00D0390D">
        <w:t>、</w:t>
      </w:r>
      <w:r w:rsidR="001B0D5B" w:rsidRPr="00D0390D">
        <w:t>“</w:t>
      </w:r>
      <w:r w:rsidR="00C02D91">
        <w:rPr>
          <w:rFonts w:hint="eastAsia"/>
        </w:rPr>
        <w:t>帮助</w:t>
      </w:r>
      <w:r>
        <w:t>”</w:t>
      </w:r>
      <w:r w:rsidR="00C02D91">
        <w:rPr>
          <w:rFonts w:hint="eastAsia"/>
        </w:rPr>
        <w:t>等</w:t>
      </w:r>
      <w:r>
        <w:rPr>
          <w:rFonts w:hint="eastAsia"/>
        </w:rPr>
        <w:t>两</w:t>
      </w:r>
      <w:r w:rsidR="001B0D5B" w:rsidRPr="00D0390D">
        <w:t>大模块。</w:t>
      </w:r>
    </w:p>
    <w:p w14:paraId="0DB5D191" w14:textId="0618FD53" w:rsidR="00A1625A" w:rsidRDefault="00A1625A" w:rsidP="00A1625A">
      <w:pPr>
        <w:ind w:firstLineChars="200" w:firstLine="480"/>
      </w:pPr>
      <w:r>
        <w:rPr>
          <w:noProof/>
        </w:rPr>
        <w:drawing>
          <wp:inline distT="0" distB="0" distL="0" distR="0" wp14:anchorId="07BB16E6" wp14:editId="74B1BB25">
            <wp:extent cx="1971675" cy="138112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3279" b="49864"/>
                    <a:stretch/>
                  </pic:blipFill>
                  <pic:spPr bwMode="auto">
                    <a:xfrm>
                      <a:off x="0" y="0"/>
                      <a:ext cx="1971675" cy="138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11F1FE" w14:textId="77777777" w:rsidR="00A1625A" w:rsidRDefault="00507684" w:rsidP="00507684">
      <w:r>
        <w:t>curator</w:t>
      </w:r>
      <w:r>
        <w:rPr>
          <w:rFonts w:hint="eastAsia"/>
        </w:rPr>
        <w:t>用户（二级用户）：</w:t>
      </w:r>
    </w:p>
    <w:p w14:paraId="0A6049FE" w14:textId="40315AEF" w:rsidR="00A1625A" w:rsidRDefault="00507684" w:rsidP="00A1625A">
      <w:pPr>
        <w:ind w:firstLineChars="200" w:firstLine="480"/>
      </w:pPr>
      <w:r>
        <w:rPr>
          <w:rFonts w:hint="eastAsia"/>
        </w:rPr>
        <w:t>主导航</w:t>
      </w:r>
      <w:proofErr w:type="gramStart"/>
      <w:r>
        <w:rPr>
          <w:rFonts w:hint="eastAsia"/>
        </w:rPr>
        <w:t>栏</w:t>
      </w:r>
      <w:r w:rsidRPr="00D0390D">
        <w:t>包括</w:t>
      </w:r>
      <w:proofErr w:type="gramEnd"/>
      <w:r w:rsidRPr="00D0390D">
        <w:t>“</w:t>
      </w:r>
      <w:r>
        <w:rPr>
          <w:rFonts w:hint="eastAsia"/>
        </w:rPr>
        <w:t>翻译列表</w:t>
      </w:r>
      <w:r w:rsidRPr="00D0390D">
        <w:t>”</w:t>
      </w:r>
      <w:r w:rsidRPr="00D0390D">
        <w:t>、</w:t>
      </w:r>
      <w:r w:rsidRPr="00D0390D">
        <w:t>“</w:t>
      </w:r>
      <w:r w:rsidR="00C02D91">
        <w:rPr>
          <w:rFonts w:hint="eastAsia"/>
        </w:rPr>
        <w:t>分配</w:t>
      </w:r>
      <w:r w:rsidR="00763A95">
        <w:rPr>
          <w:rFonts w:hint="eastAsia"/>
        </w:rPr>
        <w:t>列表</w:t>
      </w:r>
      <w:r>
        <w:t>”</w:t>
      </w:r>
      <w:r w:rsidRPr="00D0390D">
        <w:t>、</w:t>
      </w:r>
      <w:r w:rsidRPr="00D0390D">
        <w:t>“</w:t>
      </w:r>
      <w:r w:rsidR="00C02D91">
        <w:rPr>
          <w:rFonts w:hint="eastAsia"/>
        </w:rPr>
        <w:t>审阅</w:t>
      </w:r>
      <w:r w:rsidR="00763A95">
        <w:rPr>
          <w:rFonts w:hint="eastAsia"/>
        </w:rPr>
        <w:t>列表</w:t>
      </w:r>
      <w:r>
        <w:t>”</w:t>
      </w:r>
      <w:r w:rsidRPr="00D0390D">
        <w:t>、</w:t>
      </w:r>
      <w:r w:rsidRPr="00D0390D">
        <w:t>“</w:t>
      </w:r>
      <w:r w:rsidR="00C02D91">
        <w:rPr>
          <w:rFonts w:hint="eastAsia"/>
        </w:rPr>
        <w:t>翻译统计</w:t>
      </w:r>
      <w:r>
        <w:t>”</w:t>
      </w:r>
      <w:r w:rsidRPr="00D0390D">
        <w:t>、</w:t>
      </w:r>
      <w:r w:rsidRPr="00D0390D">
        <w:t>“</w:t>
      </w:r>
      <w:r w:rsidR="00C02D91">
        <w:rPr>
          <w:rFonts w:hint="eastAsia"/>
        </w:rPr>
        <w:t>分配统计</w:t>
      </w:r>
      <w:r>
        <w:t>”</w:t>
      </w:r>
      <w:r w:rsidRPr="00D0390D">
        <w:t>、</w:t>
      </w:r>
    </w:p>
    <w:p w14:paraId="259EB489" w14:textId="675B8F15" w:rsidR="00507684" w:rsidRDefault="00507684" w:rsidP="00A1625A">
      <w:pPr>
        <w:ind w:firstLineChars="200" w:firstLine="480"/>
      </w:pPr>
      <w:r w:rsidRPr="00D0390D">
        <w:t>“</w:t>
      </w:r>
      <w:r w:rsidR="00C02D91">
        <w:rPr>
          <w:rFonts w:hint="eastAsia"/>
        </w:rPr>
        <w:t>审阅统计</w:t>
      </w:r>
      <w:r>
        <w:t>”</w:t>
      </w:r>
      <w:r w:rsidRPr="00D0390D">
        <w:t>、</w:t>
      </w:r>
      <w:r w:rsidRPr="00D0390D">
        <w:t>“</w:t>
      </w:r>
      <w:r w:rsidR="00C02D91">
        <w:rPr>
          <w:rFonts w:hint="eastAsia"/>
        </w:rPr>
        <w:t>个人信息</w:t>
      </w:r>
      <w:r>
        <w:t>”</w:t>
      </w:r>
      <w:r w:rsidRPr="00D0390D">
        <w:t>、</w:t>
      </w:r>
      <w:r w:rsidRPr="00D0390D">
        <w:t>“</w:t>
      </w:r>
      <w:r w:rsidR="00C02D91">
        <w:rPr>
          <w:rFonts w:hint="eastAsia"/>
        </w:rPr>
        <w:t>帮助</w:t>
      </w:r>
      <w:r>
        <w:t>”</w:t>
      </w:r>
      <w:r w:rsidR="00C02D91">
        <w:rPr>
          <w:rFonts w:hint="eastAsia"/>
        </w:rPr>
        <w:t>等八</w:t>
      </w:r>
      <w:r w:rsidRPr="00D0390D">
        <w:t>大模块。</w:t>
      </w:r>
    </w:p>
    <w:p w14:paraId="3E8D0EA4" w14:textId="171E582B" w:rsidR="00A1625A" w:rsidRDefault="008A5346" w:rsidP="00A1625A">
      <w:pPr>
        <w:ind w:firstLineChars="200" w:firstLine="480"/>
      </w:pPr>
      <w:r>
        <w:rPr>
          <w:noProof/>
        </w:rPr>
        <w:drawing>
          <wp:inline distT="0" distB="0" distL="0" distR="0" wp14:anchorId="022916CF" wp14:editId="7D5CA49D">
            <wp:extent cx="1981200" cy="52482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274F0" w14:textId="77777777" w:rsidR="00A1625A" w:rsidRDefault="00507684" w:rsidP="00507684">
      <w:r>
        <w:rPr>
          <w:rFonts w:hint="eastAsia"/>
        </w:rPr>
        <w:lastRenderedPageBreak/>
        <w:t>translator</w:t>
      </w:r>
      <w:r>
        <w:rPr>
          <w:rFonts w:hint="eastAsia"/>
        </w:rPr>
        <w:t>用户（三级用户）：</w:t>
      </w:r>
    </w:p>
    <w:p w14:paraId="24D5B152" w14:textId="61B9D010" w:rsidR="00507684" w:rsidRDefault="00507684" w:rsidP="00A1625A">
      <w:pPr>
        <w:ind w:firstLineChars="200" w:firstLine="480"/>
      </w:pPr>
      <w:r>
        <w:rPr>
          <w:rFonts w:hint="eastAsia"/>
        </w:rPr>
        <w:t>主导航</w:t>
      </w:r>
      <w:proofErr w:type="gramStart"/>
      <w:r>
        <w:rPr>
          <w:rFonts w:hint="eastAsia"/>
        </w:rPr>
        <w:t>栏</w:t>
      </w:r>
      <w:r w:rsidRPr="00D0390D">
        <w:t>包括</w:t>
      </w:r>
      <w:proofErr w:type="gramEnd"/>
      <w:r w:rsidR="00C02D91" w:rsidRPr="00D0390D">
        <w:t>“</w:t>
      </w:r>
      <w:r w:rsidR="00C02D91">
        <w:rPr>
          <w:rFonts w:hint="eastAsia"/>
        </w:rPr>
        <w:t>个人任务</w:t>
      </w:r>
      <w:r w:rsidR="00C02D91" w:rsidRPr="00D0390D">
        <w:t>”</w:t>
      </w:r>
      <w:r w:rsidR="00C02D91" w:rsidRPr="00D0390D">
        <w:t>、</w:t>
      </w:r>
      <w:r w:rsidR="00C02D91" w:rsidRPr="00C02D91">
        <w:t xml:space="preserve"> </w:t>
      </w:r>
      <w:r w:rsidR="00C02D91" w:rsidRPr="00D0390D">
        <w:t>“</w:t>
      </w:r>
      <w:r w:rsidR="00C02D91">
        <w:rPr>
          <w:rFonts w:hint="eastAsia"/>
        </w:rPr>
        <w:t>翻译统计</w:t>
      </w:r>
      <w:r w:rsidR="00C02D91" w:rsidRPr="00D0390D">
        <w:t>”</w:t>
      </w:r>
      <w:r w:rsidR="00C02D91" w:rsidRPr="00D0390D">
        <w:t>、</w:t>
      </w:r>
      <w:r w:rsidRPr="00D0390D">
        <w:t>“</w:t>
      </w:r>
      <w:r w:rsidR="00C02D91">
        <w:rPr>
          <w:rFonts w:hint="eastAsia"/>
        </w:rPr>
        <w:t>个人</w:t>
      </w:r>
      <w:r>
        <w:rPr>
          <w:rFonts w:hint="eastAsia"/>
        </w:rPr>
        <w:t>信息</w:t>
      </w:r>
      <w:r w:rsidRPr="00D0390D">
        <w:t>”</w:t>
      </w:r>
      <w:r w:rsidRPr="00D0390D">
        <w:t>、</w:t>
      </w:r>
      <w:r w:rsidRPr="00D0390D">
        <w:t>“</w:t>
      </w:r>
      <w:r w:rsidR="00C02D91">
        <w:rPr>
          <w:rFonts w:hint="eastAsia"/>
        </w:rPr>
        <w:t>帮助</w:t>
      </w:r>
      <w:r>
        <w:t>”</w:t>
      </w:r>
      <w:r w:rsidR="00C02D91">
        <w:rPr>
          <w:rFonts w:hint="eastAsia"/>
        </w:rPr>
        <w:t>等四</w:t>
      </w:r>
      <w:r w:rsidRPr="00D0390D">
        <w:t>大模块。</w:t>
      </w:r>
    </w:p>
    <w:p w14:paraId="306FD3C6" w14:textId="239D3BE5" w:rsidR="00A263DD" w:rsidRDefault="00A263DD" w:rsidP="00A1625A">
      <w:pPr>
        <w:ind w:firstLineChars="200" w:firstLine="480"/>
      </w:pPr>
      <w:r>
        <w:rPr>
          <w:noProof/>
        </w:rPr>
        <w:drawing>
          <wp:inline distT="0" distB="0" distL="0" distR="0" wp14:anchorId="620F9768" wp14:editId="33F51545">
            <wp:extent cx="1876425" cy="26574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3165" b="8684"/>
                    <a:stretch/>
                  </pic:blipFill>
                  <pic:spPr bwMode="auto">
                    <a:xfrm>
                      <a:off x="0" y="0"/>
                      <a:ext cx="1876425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AFCCD" w14:textId="77777777" w:rsidR="00A1625A" w:rsidRDefault="00507684" w:rsidP="00D47D62">
      <w:r>
        <w:t>browser</w:t>
      </w:r>
      <w:r>
        <w:rPr>
          <w:rFonts w:hint="eastAsia"/>
        </w:rPr>
        <w:t>用户（四级用户）：</w:t>
      </w:r>
    </w:p>
    <w:p w14:paraId="17258BFC" w14:textId="3482FCBA" w:rsidR="00507684" w:rsidRDefault="00507684" w:rsidP="00A1625A">
      <w:pPr>
        <w:ind w:firstLineChars="200" w:firstLine="480"/>
      </w:pPr>
      <w:r>
        <w:rPr>
          <w:rFonts w:hint="eastAsia"/>
        </w:rPr>
        <w:t>主导航</w:t>
      </w:r>
      <w:proofErr w:type="gramStart"/>
      <w:r>
        <w:rPr>
          <w:rFonts w:hint="eastAsia"/>
        </w:rPr>
        <w:t>栏</w:t>
      </w:r>
      <w:r w:rsidRPr="00D0390D">
        <w:t>包括</w:t>
      </w:r>
      <w:proofErr w:type="gramEnd"/>
      <w:r w:rsidRPr="00D0390D">
        <w:t>“</w:t>
      </w:r>
      <w:r w:rsidR="00C02D91">
        <w:rPr>
          <w:rFonts w:hint="eastAsia"/>
        </w:rPr>
        <w:t>查看翻译</w:t>
      </w:r>
      <w:r w:rsidRPr="00D0390D">
        <w:t>”</w:t>
      </w:r>
      <w:r w:rsidRPr="00D0390D">
        <w:t>、</w:t>
      </w:r>
      <w:r w:rsidRPr="00D0390D">
        <w:t>“</w:t>
      </w:r>
      <w:r w:rsidR="00C02D91">
        <w:rPr>
          <w:rFonts w:hint="eastAsia"/>
        </w:rPr>
        <w:t>帮助</w:t>
      </w:r>
      <w:r>
        <w:t>”</w:t>
      </w:r>
      <w:r w:rsidR="00C02D91">
        <w:rPr>
          <w:rFonts w:hint="eastAsia"/>
        </w:rPr>
        <w:t>等</w:t>
      </w:r>
      <w:r>
        <w:rPr>
          <w:rFonts w:hint="eastAsia"/>
        </w:rPr>
        <w:t>两</w:t>
      </w:r>
      <w:r w:rsidRPr="00D0390D">
        <w:t>大模块。</w:t>
      </w:r>
    </w:p>
    <w:p w14:paraId="1C9F0A74" w14:textId="70C36CED" w:rsidR="00A1625A" w:rsidRDefault="00A263DD" w:rsidP="00A263DD">
      <w:pPr>
        <w:ind w:firstLineChars="200" w:firstLine="480"/>
      </w:pPr>
      <w:r>
        <w:rPr>
          <w:noProof/>
        </w:rPr>
        <w:drawing>
          <wp:inline distT="0" distB="0" distL="0" distR="0" wp14:anchorId="61A14DA8" wp14:editId="042D04F8">
            <wp:extent cx="2028825" cy="20669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BE2CD" w14:textId="6ED35190" w:rsidR="003E34F1" w:rsidRPr="00D0390D" w:rsidRDefault="003E34F1" w:rsidP="00A1625A"/>
    <w:p w14:paraId="5078D226" w14:textId="77777777" w:rsidR="00791BC0" w:rsidRPr="00D0390D" w:rsidRDefault="00791BC0" w:rsidP="00756110">
      <w:pPr>
        <w:rPr>
          <w:rFonts w:eastAsia="Times New Roman"/>
        </w:rPr>
      </w:pPr>
    </w:p>
    <w:p w14:paraId="4622E96D" w14:textId="77777777" w:rsidR="00791BC0" w:rsidRPr="00D0390D" w:rsidRDefault="00F0422C" w:rsidP="00FF7631">
      <w:pPr>
        <w:pStyle w:val="3"/>
        <w:numPr>
          <w:ilvl w:val="0"/>
          <w:numId w:val="3"/>
        </w:numPr>
        <w:rPr>
          <w:rStyle w:val="af6"/>
          <w:rFonts w:ascii="Times New Roman" w:hAnsi="Times New Roman" w:cs="Times New Roman"/>
        </w:rPr>
      </w:pPr>
      <w:bookmarkStart w:id="23" w:name="_Toc499804235"/>
      <w:r w:rsidRPr="00D0390D">
        <w:rPr>
          <w:rStyle w:val="af6"/>
          <w:rFonts w:ascii="Times New Roman" w:hAnsi="Times New Roman" w:cs="Times New Roman"/>
        </w:rPr>
        <w:t>退出登录</w:t>
      </w:r>
      <w:bookmarkEnd w:id="23"/>
    </w:p>
    <w:p w14:paraId="4461CA79" w14:textId="63E47545" w:rsidR="006268D6" w:rsidRPr="00D0390D" w:rsidRDefault="006268D6" w:rsidP="002544EA">
      <w:r w:rsidRPr="00D0390D">
        <w:t>点击页面右上角用户名</w:t>
      </w:r>
      <w:r w:rsidR="00013E58">
        <w:rPr>
          <w:rFonts w:hint="eastAsia"/>
        </w:rPr>
        <w:t>左</w:t>
      </w:r>
      <w:r w:rsidR="001E1429" w:rsidRPr="00D0390D">
        <w:t>则的</w:t>
      </w:r>
      <w:r w:rsidR="00013E58">
        <w:rPr>
          <w:rFonts w:hint="eastAsia"/>
        </w:rPr>
        <w:t>头像</w:t>
      </w:r>
      <w:r w:rsidRPr="00D0390D">
        <w:t>，</w:t>
      </w:r>
      <w:r w:rsidR="00013E58">
        <w:rPr>
          <w:rFonts w:hint="eastAsia"/>
        </w:rPr>
        <w:t>跳出确认退出对话框，</w:t>
      </w:r>
      <w:r w:rsidRPr="00D0390D">
        <w:t>选择</w:t>
      </w:r>
      <w:r w:rsidR="00D94F97">
        <w:rPr>
          <w:rFonts w:hint="eastAsia"/>
        </w:rPr>
        <w:t>“</w:t>
      </w:r>
      <w:r w:rsidR="00013E58">
        <w:rPr>
          <w:rFonts w:hint="eastAsia"/>
        </w:rPr>
        <w:t>确定</w:t>
      </w:r>
      <w:r w:rsidR="00D94F97">
        <w:rPr>
          <w:rFonts w:hint="eastAsia"/>
        </w:rPr>
        <w:t>”</w:t>
      </w:r>
      <w:r w:rsidRPr="00D0390D">
        <w:t>，退出登录</w:t>
      </w:r>
      <w:r w:rsidR="00013E58">
        <w:rPr>
          <w:rFonts w:hint="eastAsia"/>
        </w:rPr>
        <w:t>，跳回登录页；选择</w:t>
      </w:r>
      <w:proofErr w:type="gramStart"/>
      <w:r w:rsidR="00013E58">
        <w:rPr>
          <w:rFonts w:hint="eastAsia"/>
        </w:rPr>
        <w:t>“</w:t>
      </w:r>
      <w:proofErr w:type="gramEnd"/>
      <w:r w:rsidR="00013E58">
        <w:rPr>
          <w:rFonts w:hint="eastAsia"/>
        </w:rPr>
        <w:t>取消“，取消退出，关闭对话框。</w:t>
      </w:r>
    </w:p>
    <w:p w14:paraId="76A14F8F" w14:textId="62C7C32C" w:rsidR="00F0422C" w:rsidRPr="00D0390D" w:rsidRDefault="00013E58" w:rsidP="004F36ED">
      <w:pPr>
        <w:ind w:firstLineChars="300" w:firstLine="720"/>
        <w:rPr>
          <w:noProof/>
        </w:rPr>
      </w:pPr>
      <w:r>
        <w:rPr>
          <w:noProof/>
        </w:rPr>
        <w:drawing>
          <wp:inline distT="0" distB="0" distL="0" distR="0" wp14:anchorId="189E3CBC" wp14:editId="36902D2C">
            <wp:extent cx="1799412" cy="89725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36743" cy="9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3E58">
        <w:rPr>
          <w:noProof/>
        </w:rPr>
        <w:t xml:space="preserve"> </w:t>
      </w:r>
      <w:r w:rsidR="004F36ED">
        <w:rPr>
          <w:noProof/>
        </w:rPr>
        <w:t xml:space="preserve">              </w:t>
      </w:r>
      <w:r>
        <w:rPr>
          <w:noProof/>
        </w:rPr>
        <w:drawing>
          <wp:inline distT="0" distB="0" distL="0" distR="0" wp14:anchorId="622BEA32" wp14:editId="1689EC77">
            <wp:extent cx="1969683" cy="12573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2771" t="13274" r="25435" b="11505"/>
                    <a:stretch/>
                  </pic:blipFill>
                  <pic:spPr bwMode="auto">
                    <a:xfrm>
                      <a:off x="0" y="0"/>
                      <a:ext cx="1983890" cy="1266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F397FD" w14:textId="1EB983AC" w:rsidR="00CE52E0" w:rsidRDefault="00894109" w:rsidP="00BA6DBA">
      <w:pPr>
        <w:pStyle w:val="20"/>
        <w:pageBreakBefore/>
        <w:spacing w:line="415" w:lineRule="auto"/>
        <w:rPr>
          <w:rFonts w:ascii="Times New Roman" w:hAnsi="Times New Roman" w:cs="Times New Roman"/>
        </w:rPr>
      </w:pPr>
      <w:bookmarkStart w:id="24" w:name="_Toc499804236"/>
      <w:r w:rsidRPr="00D0390D">
        <w:rPr>
          <w:rFonts w:ascii="Times New Roman" w:hAnsi="Times New Roman" w:cs="Times New Roman"/>
        </w:rPr>
        <w:lastRenderedPageBreak/>
        <w:t>第</w:t>
      </w:r>
      <w:r w:rsidR="004835A5" w:rsidRPr="00D0390D">
        <w:rPr>
          <w:rFonts w:ascii="Times New Roman" w:hAnsi="Times New Roman" w:cs="Times New Roman"/>
        </w:rPr>
        <w:t>四</w:t>
      </w:r>
      <w:r w:rsidRPr="00D0390D">
        <w:rPr>
          <w:rFonts w:ascii="Times New Roman" w:hAnsi="Times New Roman" w:cs="Times New Roman"/>
        </w:rPr>
        <w:t>章：</w:t>
      </w:r>
      <w:r w:rsidR="00E037D1" w:rsidRPr="00D0390D">
        <w:rPr>
          <w:rFonts w:ascii="Times New Roman" w:hAnsi="Times New Roman" w:cs="Times New Roman"/>
        </w:rPr>
        <w:t>示例</w:t>
      </w:r>
      <w:bookmarkStart w:id="25" w:name="_Toc499804237"/>
      <w:bookmarkEnd w:id="24"/>
    </w:p>
    <w:p w14:paraId="61E764D6" w14:textId="426D7638" w:rsidR="00BA6DBA" w:rsidRDefault="00BA6DBA" w:rsidP="00BA6DBA">
      <w:r>
        <w:rPr>
          <w:rFonts w:hint="eastAsia"/>
        </w:rPr>
        <w:t>首先</w:t>
      </w:r>
      <w:r w:rsidR="00C469E3">
        <w:rPr>
          <w:rFonts w:hint="eastAsia"/>
        </w:rPr>
        <w:t>需</w:t>
      </w:r>
      <w:r>
        <w:rPr>
          <w:rFonts w:hint="eastAsia"/>
        </w:rPr>
        <w:t>明确翻译管理中</w:t>
      </w:r>
      <w:r>
        <w:rPr>
          <w:rFonts w:hint="eastAsia"/>
        </w:rPr>
        <w:t>3</w:t>
      </w:r>
      <w:r>
        <w:rPr>
          <w:rFonts w:hint="eastAsia"/>
        </w:rPr>
        <w:t>个子导航（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翻译列表“、”分配任务“、”审阅任务“）的相互关系，</w:t>
      </w:r>
      <w:r w:rsidR="00C469E3">
        <w:rPr>
          <w:rFonts w:hint="eastAsia"/>
        </w:rPr>
        <w:t>这种关系</w:t>
      </w:r>
      <w:r>
        <w:rPr>
          <w:rFonts w:hint="eastAsia"/>
        </w:rPr>
        <w:t>主要体现在翻译条目的状态上。</w:t>
      </w:r>
      <w:r w:rsidR="00B6462C">
        <w:rPr>
          <w:rFonts w:hint="eastAsia"/>
        </w:rPr>
        <w:t>一个条目从最初到最终操作会经历</w:t>
      </w:r>
      <w:r>
        <w:rPr>
          <w:rFonts w:hint="eastAsia"/>
        </w:rPr>
        <w:t>五</w:t>
      </w:r>
      <w:r w:rsidR="00B6462C">
        <w:rPr>
          <w:rFonts w:hint="eastAsia"/>
        </w:rPr>
        <w:t>种状态</w:t>
      </w:r>
      <w:r>
        <w:rPr>
          <w:rFonts w:hint="eastAsia"/>
        </w:rPr>
        <w:t>：未锁定、未分配、未翻译、未审阅、已锁定</w:t>
      </w:r>
      <w:r w:rsidR="00B6462C">
        <w:rPr>
          <w:rFonts w:hint="eastAsia"/>
        </w:rPr>
        <w:t>。</w:t>
      </w:r>
    </w:p>
    <w:p w14:paraId="7A163841" w14:textId="5F726082" w:rsidR="00BA6DBA" w:rsidRDefault="00BA6DBA" w:rsidP="00BA6DBA">
      <w:r>
        <w:rPr>
          <w:rFonts w:hint="eastAsia"/>
        </w:rPr>
        <w:t>请看下图：</w:t>
      </w:r>
    </w:p>
    <w:p w14:paraId="4BA5B859" w14:textId="4A92EDCC" w:rsidR="00BA6DBA" w:rsidRDefault="0041409B" w:rsidP="00BA6DBA">
      <w:r>
        <w:rPr>
          <w:noProof/>
        </w:rPr>
        <w:drawing>
          <wp:inline distT="0" distB="0" distL="0" distR="0" wp14:anchorId="01B97D29" wp14:editId="18CE4C49">
            <wp:extent cx="6188710" cy="295783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7AA64" w14:textId="63F015DF" w:rsidR="00B5537D" w:rsidRPr="00B5537D" w:rsidRDefault="0018755F" w:rsidP="00FF7631">
      <w:pPr>
        <w:pStyle w:val="3"/>
        <w:numPr>
          <w:ilvl w:val="1"/>
          <w:numId w:val="4"/>
        </w:numPr>
        <w:rPr>
          <w:rFonts w:ascii="Times New Roman" w:eastAsia="宋体" w:hAnsi="Times New Roman" w:cs="Times New Roman"/>
          <w:bCs w:val="0"/>
          <w:smallCaps/>
          <w:szCs w:val="28"/>
        </w:rPr>
      </w:pPr>
      <w:r>
        <w:rPr>
          <w:rStyle w:val="af6"/>
          <w:rFonts w:ascii="Times New Roman" w:hAnsi="Times New Roman" w:cs="Times New Roman" w:hint="eastAsia"/>
        </w:rPr>
        <w:t xml:space="preserve"> </w:t>
      </w:r>
      <w:r w:rsidR="00B5537D">
        <w:rPr>
          <w:rStyle w:val="af6"/>
          <w:rFonts w:ascii="Times New Roman" w:hAnsi="Times New Roman" w:cs="Times New Roman" w:hint="eastAsia"/>
        </w:rPr>
        <w:t>翻译</w:t>
      </w:r>
      <w:r w:rsidR="00B5537D" w:rsidRPr="00D0390D">
        <w:rPr>
          <w:rStyle w:val="af6"/>
          <w:rFonts w:ascii="Times New Roman" w:hAnsi="Times New Roman" w:cs="Times New Roman"/>
        </w:rPr>
        <w:t>管理</w:t>
      </w:r>
      <w:r w:rsidR="00B5537D" w:rsidRPr="00D0390D">
        <w:rPr>
          <w:rStyle w:val="af6"/>
          <w:rFonts w:ascii="Times New Roman" w:hAnsi="Times New Roman" w:cs="Times New Roman"/>
        </w:rPr>
        <w:t xml:space="preserve"> </w:t>
      </w:r>
    </w:p>
    <w:bookmarkEnd w:id="25"/>
    <w:p w14:paraId="7D7CA64C" w14:textId="27A27407" w:rsidR="00B5537D" w:rsidRPr="00B5537D" w:rsidRDefault="001862D0" w:rsidP="00FF7631">
      <w:pPr>
        <w:pStyle w:val="4"/>
        <w:numPr>
          <w:ilvl w:val="2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翻译列表</w:t>
      </w:r>
    </w:p>
    <w:p w14:paraId="0CB9E3C5" w14:textId="0F23A742" w:rsidR="00DE1B6A" w:rsidRPr="00D0390D" w:rsidRDefault="003B3FFC" w:rsidP="009C12D9">
      <w:pPr>
        <w:rPr>
          <w:szCs w:val="21"/>
        </w:rPr>
      </w:pPr>
      <w:r w:rsidRPr="00D0390D">
        <w:t>第一步：点击</w:t>
      </w:r>
      <w:r w:rsidR="00430BF7" w:rsidRPr="00D0390D">
        <w:t>左侧主导航</w:t>
      </w:r>
      <w:r w:rsidR="00236E59" w:rsidRPr="00D0390D">
        <w:t>栏</w:t>
      </w:r>
      <w:r w:rsidR="00430BF7" w:rsidRPr="00D0390D">
        <w:t>的</w:t>
      </w:r>
      <w:r w:rsidR="00430BF7" w:rsidRPr="00D0390D">
        <w:t>“</w:t>
      </w:r>
      <w:r w:rsidR="00BA6DBA">
        <w:rPr>
          <w:rFonts w:hint="eastAsia"/>
        </w:rPr>
        <w:t>翻译列表</w:t>
      </w:r>
      <w:r w:rsidR="00430BF7" w:rsidRPr="00D0390D">
        <w:t>”</w:t>
      </w:r>
      <w:r w:rsidR="00430BF7" w:rsidRPr="00D0390D">
        <w:t>，进入</w:t>
      </w:r>
      <w:r w:rsidR="00BA6DBA">
        <w:rPr>
          <w:rFonts w:hint="eastAsia"/>
          <w:szCs w:val="21"/>
        </w:rPr>
        <w:t>翻译</w:t>
      </w:r>
      <w:r w:rsidR="00430BF7" w:rsidRPr="00D0390D">
        <w:rPr>
          <w:szCs w:val="21"/>
        </w:rPr>
        <w:t>列表页面</w:t>
      </w:r>
      <w:r w:rsidR="00DC065A" w:rsidRPr="00D0390D">
        <w:rPr>
          <w:szCs w:val="21"/>
        </w:rPr>
        <w:t>，</w:t>
      </w:r>
      <w:r w:rsidR="001536A0">
        <w:rPr>
          <w:rFonts w:hint="eastAsia"/>
          <w:szCs w:val="21"/>
        </w:rPr>
        <w:t>此时列表中显示所有条目，可在搜索栏中根据</w:t>
      </w:r>
      <w:r w:rsidR="00CC5C35">
        <w:rPr>
          <w:rFonts w:hint="eastAsia"/>
          <w:szCs w:val="21"/>
        </w:rPr>
        <w:t>对应条件将列表中条目进行筛选，</w:t>
      </w:r>
      <w:r w:rsidR="00DC065A" w:rsidRPr="00D0390D">
        <w:rPr>
          <w:szCs w:val="21"/>
        </w:rPr>
        <w:t>如下图所示</w:t>
      </w:r>
      <w:r w:rsidR="00430BF7" w:rsidRPr="00D0390D">
        <w:rPr>
          <w:szCs w:val="21"/>
        </w:rPr>
        <w:t>。</w:t>
      </w:r>
    </w:p>
    <w:p w14:paraId="0263F2A5" w14:textId="4B8A49B4" w:rsidR="00656B50" w:rsidRDefault="008351F7" w:rsidP="009C12D9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72664B55" wp14:editId="494E1B9F">
            <wp:extent cx="6188710" cy="4450715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37C28" w14:textId="1CB48118" w:rsidR="001536A0" w:rsidRDefault="00491317" w:rsidP="00491317">
      <w:pPr>
        <w:rPr>
          <w:szCs w:val="21"/>
        </w:rPr>
      </w:pPr>
      <w:r>
        <w:rPr>
          <w:rFonts w:hint="eastAsia"/>
          <w:szCs w:val="21"/>
        </w:rPr>
        <w:t>第二步：点击表格最后一列</w:t>
      </w:r>
      <w:proofErr w:type="gramStart"/>
      <w:r>
        <w:rPr>
          <w:rFonts w:hint="eastAsia"/>
          <w:szCs w:val="21"/>
        </w:rPr>
        <w:t>“</w:t>
      </w:r>
      <w:proofErr w:type="gramEnd"/>
      <w:r>
        <w:rPr>
          <w:rFonts w:hint="eastAsia"/>
          <w:szCs w:val="21"/>
        </w:rPr>
        <w:t>操作“里的按钮：</w:t>
      </w:r>
      <w:r>
        <w:rPr>
          <w:szCs w:val="21"/>
        </w:rPr>
        <w:t xml:space="preserve"> </w:t>
      </w:r>
    </w:p>
    <w:p w14:paraId="11602C8C" w14:textId="567E44AE" w:rsidR="001536A0" w:rsidRDefault="00CE52E0" w:rsidP="009C12D9">
      <w:pPr>
        <w:rPr>
          <w:szCs w:val="21"/>
        </w:rPr>
      </w:pPr>
      <w:r>
        <w:rPr>
          <w:noProof/>
        </w:rPr>
        <w:drawing>
          <wp:inline distT="0" distB="0" distL="0" distR="0" wp14:anchorId="6E194114" wp14:editId="52BD83BA">
            <wp:extent cx="295275" cy="29527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查看</w:t>
      </w:r>
      <w:r w:rsidR="001536A0">
        <w:rPr>
          <w:rFonts w:hint="eastAsia"/>
          <w:szCs w:val="21"/>
        </w:rPr>
        <w:t>：进入当前行条目详情页面</w:t>
      </w:r>
      <w:r w:rsidR="001862D0">
        <w:rPr>
          <w:rFonts w:hint="eastAsia"/>
          <w:szCs w:val="21"/>
        </w:rPr>
        <w:t>，点击加入待翻译列表，将条目状态变为未分配；</w:t>
      </w:r>
      <w:r w:rsidR="001B1238">
        <w:rPr>
          <w:rFonts w:hint="eastAsia"/>
          <w:szCs w:val="21"/>
        </w:rPr>
        <w:t>下面表格显示为该条目的历史翻译记录，</w:t>
      </w:r>
      <w:r w:rsidR="00F62B25">
        <w:rPr>
          <w:rFonts w:hint="eastAsia"/>
          <w:szCs w:val="21"/>
        </w:rPr>
        <w:t>点击</w:t>
      </w:r>
      <w:r w:rsidR="001B1238">
        <w:rPr>
          <w:rFonts w:hint="eastAsia"/>
          <w:szCs w:val="21"/>
        </w:rPr>
        <w:t>最后一列操作</w:t>
      </w:r>
      <w:r w:rsidR="00C410BF">
        <w:rPr>
          <w:noProof/>
        </w:rPr>
        <w:drawing>
          <wp:inline distT="0" distB="0" distL="0" distR="0" wp14:anchorId="79CAF995" wp14:editId="7AD5BBC4">
            <wp:extent cx="200025" cy="190500"/>
            <wp:effectExtent l="0" t="0" r="9525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1238">
        <w:rPr>
          <w:rFonts w:hint="eastAsia"/>
          <w:szCs w:val="21"/>
        </w:rPr>
        <w:t>按钮可查看中文翻译</w:t>
      </w:r>
      <w:r w:rsidR="00A9450C">
        <w:rPr>
          <w:rFonts w:hint="eastAsia"/>
          <w:szCs w:val="21"/>
        </w:rPr>
        <w:t>内容</w:t>
      </w:r>
    </w:p>
    <w:p w14:paraId="37711486" w14:textId="6BF3DF80" w:rsidR="00491317" w:rsidRDefault="001B1238" w:rsidP="009C12D9">
      <w:pPr>
        <w:rPr>
          <w:szCs w:val="21"/>
        </w:rPr>
      </w:pPr>
      <w:r>
        <w:rPr>
          <w:noProof/>
        </w:rPr>
        <w:drawing>
          <wp:inline distT="0" distB="0" distL="0" distR="0" wp14:anchorId="05D23467" wp14:editId="228283CF">
            <wp:extent cx="6188710" cy="3114675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5814"/>
                    <a:stretch/>
                  </pic:blipFill>
                  <pic:spPr bwMode="auto">
                    <a:xfrm>
                      <a:off x="0" y="0"/>
                      <a:ext cx="6188710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601F7" w14:textId="76649769" w:rsidR="001536A0" w:rsidRDefault="00CE52E0" w:rsidP="009C12D9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74A42E25" wp14:editId="0C081458">
            <wp:extent cx="304800" cy="295275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3514" t="6061"/>
                    <a:stretch/>
                  </pic:blipFill>
                  <pic:spPr bwMode="auto">
                    <a:xfrm>
                      <a:off x="0" y="0"/>
                      <a:ext cx="304800" cy="29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加入待翻译列表</w:t>
      </w:r>
      <w:r w:rsidR="001536A0">
        <w:rPr>
          <w:rFonts w:hint="eastAsia"/>
          <w:szCs w:val="21"/>
        </w:rPr>
        <w:t>：将条目添加到待翻译列表，并将条目状态</w:t>
      </w:r>
      <w:r w:rsidR="00CC5C35">
        <w:rPr>
          <w:rFonts w:hint="eastAsia"/>
          <w:szCs w:val="21"/>
        </w:rPr>
        <w:t>由未锁定</w:t>
      </w:r>
      <w:r w:rsidR="001536A0">
        <w:rPr>
          <w:rFonts w:hint="eastAsia"/>
          <w:szCs w:val="21"/>
        </w:rPr>
        <w:t>变成未分配</w:t>
      </w:r>
    </w:p>
    <w:p w14:paraId="4F6053D2" w14:textId="6B653BE8" w:rsidR="00DB240B" w:rsidRPr="00D0390D" w:rsidRDefault="00CE52E0" w:rsidP="00491317">
      <w:r>
        <w:rPr>
          <w:noProof/>
        </w:rPr>
        <w:drawing>
          <wp:inline distT="0" distB="0" distL="0" distR="0" wp14:anchorId="34A18EAF" wp14:editId="03E3A3C7">
            <wp:extent cx="333375" cy="295275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解锁</w:t>
      </w:r>
      <w:r w:rsidR="00CC5C35">
        <w:rPr>
          <w:rFonts w:hint="eastAsia"/>
          <w:szCs w:val="21"/>
        </w:rPr>
        <w:t>：将条目状态由已锁定变成未锁定，已锁定的条目无法直接添加到待翻译列表</w:t>
      </w:r>
    </w:p>
    <w:p w14:paraId="434EB029" w14:textId="77777777" w:rsidR="00DF19EE" w:rsidRPr="00D0390D" w:rsidRDefault="00DF19EE" w:rsidP="005153F9"/>
    <w:p w14:paraId="79756F91" w14:textId="27595EA1" w:rsidR="001862D0" w:rsidRPr="00D0390D" w:rsidRDefault="001862D0" w:rsidP="00FF7631">
      <w:pPr>
        <w:pStyle w:val="4"/>
        <w:numPr>
          <w:ilvl w:val="2"/>
          <w:numId w:val="4"/>
        </w:numPr>
        <w:rPr>
          <w:rFonts w:ascii="Times New Roman" w:hAnsi="Times New Roman" w:cs="Times New Roman"/>
        </w:rPr>
      </w:pPr>
      <w:bookmarkStart w:id="26" w:name="_Toc491287061"/>
      <w:bookmarkStart w:id="27" w:name="_Toc491287131"/>
      <w:bookmarkStart w:id="28" w:name="_Toc491287424"/>
      <w:bookmarkStart w:id="29" w:name="_Toc491287062"/>
      <w:bookmarkStart w:id="30" w:name="_Toc491287132"/>
      <w:bookmarkStart w:id="31" w:name="_Toc491287425"/>
      <w:bookmarkStart w:id="32" w:name="_Toc491287063"/>
      <w:bookmarkStart w:id="33" w:name="_Toc491287133"/>
      <w:bookmarkStart w:id="34" w:name="_Toc491287426"/>
      <w:bookmarkStart w:id="35" w:name="_Toc491287064"/>
      <w:bookmarkStart w:id="36" w:name="_Toc491287134"/>
      <w:bookmarkStart w:id="37" w:name="_Toc491287427"/>
      <w:bookmarkStart w:id="38" w:name="_Toc491287065"/>
      <w:bookmarkStart w:id="39" w:name="_Toc491287135"/>
      <w:bookmarkStart w:id="40" w:name="_Toc491287428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r>
        <w:rPr>
          <w:rFonts w:ascii="Times New Roman" w:hAnsi="Times New Roman" w:cs="Times New Roman" w:hint="eastAsia"/>
        </w:rPr>
        <w:t>分配任务</w:t>
      </w:r>
    </w:p>
    <w:p w14:paraId="1D9698B3" w14:textId="17B22A42" w:rsidR="00A10A9D" w:rsidRDefault="00A10A9D" w:rsidP="00A10A9D">
      <w:pPr>
        <w:rPr>
          <w:szCs w:val="21"/>
        </w:rPr>
      </w:pPr>
      <w:r w:rsidRPr="00D0390D">
        <w:t>第一步：点击左侧主导航栏的</w:t>
      </w:r>
      <w:r w:rsidRPr="00D0390D">
        <w:t>“</w:t>
      </w:r>
      <w:r>
        <w:rPr>
          <w:rFonts w:hint="eastAsia"/>
        </w:rPr>
        <w:t>分配任务</w:t>
      </w:r>
      <w:r w:rsidRPr="00D0390D">
        <w:t>”</w:t>
      </w:r>
      <w:r w:rsidRPr="00D0390D">
        <w:t>，进入</w:t>
      </w:r>
      <w:r>
        <w:rPr>
          <w:rFonts w:hint="eastAsia"/>
        </w:rPr>
        <w:t>待</w:t>
      </w:r>
      <w:r>
        <w:rPr>
          <w:rFonts w:hint="eastAsia"/>
          <w:szCs w:val="21"/>
        </w:rPr>
        <w:t>分配</w:t>
      </w:r>
      <w:r w:rsidRPr="00D0390D">
        <w:rPr>
          <w:szCs w:val="21"/>
        </w:rPr>
        <w:t>列表页面，</w:t>
      </w:r>
      <w:r>
        <w:rPr>
          <w:rFonts w:hint="eastAsia"/>
          <w:szCs w:val="21"/>
        </w:rPr>
        <w:t>此时列表中显示</w:t>
      </w:r>
      <w:r w:rsidR="00D95B35">
        <w:rPr>
          <w:rFonts w:hint="eastAsia"/>
          <w:szCs w:val="21"/>
        </w:rPr>
        <w:t>待分配列表中的所有</w:t>
      </w:r>
      <w:r>
        <w:rPr>
          <w:rFonts w:hint="eastAsia"/>
          <w:szCs w:val="21"/>
        </w:rPr>
        <w:t>条目，可在搜索栏中根据对应条件将列表中条目进行筛选，</w:t>
      </w:r>
      <w:r w:rsidRPr="00D0390D">
        <w:rPr>
          <w:szCs w:val="21"/>
        </w:rPr>
        <w:t>如下图所示。</w:t>
      </w:r>
    </w:p>
    <w:p w14:paraId="290BE30B" w14:textId="58A6982F" w:rsidR="00D95B35" w:rsidRDefault="00D95B35" w:rsidP="00A10A9D">
      <w:pPr>
        <w:rPr>
          <w:szCs w:val="21"/>
        </w:rPr>
      </w:pPr>
      <w:r>
        <w:rPr>
          <w:noProof/>
        </w:rPr>
        <w:drawing>
          <wp:inline distT="0" distB="0" distL="0" distR="0" wp14:anchorId="29930CA1" wp14:editId="621349B2">
            <wp:extent cx="6188710" cy="3390900"/>
            <wp:effectExtent l="0" t="0" r="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92C6D" w14:textId="0215F97F" w:rsidR="006219E1" w:rsidRDefault="006219E1" w:rsidP="00A10A9D">
      <w:pPr>
        <w:rPr>
          <w:szCs w:val="21"/>
        </w:rPr>
      </w:pPr>
      <w:r>
        <w:rPr>
          <w:rFonts w:hint="eastAsia"/>
          <w:szCs w:val="21"/>
        </w:rPr>
        <w:t>第二步：点击第一列复选框，再点击</w:t>
      </w:r>
      <w:r>
        <w:rPr>
          <w:noProof/>
        </w:rPr>
        <w:drawing>
          <wp:inline distT="0" distB="0" distL="0" distR="0" wp14:anchorId="3C4981A5" wp14:editId="6AFF6EFB">
            <wp:extent cx="1466850" cy="238125"/>
            <wp:effectExtent l="0" t="0" r="0" b="9525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可以批量删除条目；</w:t>
      </w:r>
    </w:p>
    <w:p w14:paraId="20112DB1" w14:textId="18E88F51" w:rsidR="006219E1" w:rsidRDefault="006219E1" w:rsidP="00A10A9D">
      <w:pPr>
        <w:rPr>
          <w:szCs w:val="21"/>
        </w:rPr>
      </w:pPr>
      <w:r>
        <w:rPr>
          <w:rFonts w:hint="eastAsia"/>
          <w:szCs w:val="21"/>
        </w:rPr>
        <w:t>第三步：点击第二列</w:t>
      </w:r>
      <w:proofErr w:type="gramStart"/>
      <w:r>
        <w:rPr>
          <w:rFonts w:hint="eastAsia"/>
          <w:szCs w:val="21"/>
        </w:rPr>
        <w:t>“</w:t>
      </w:r>
      <w:proofErr w:type="gramEnd"/>
      <w:r>
        <w:rPr>
          <w:rFonts w:hint="eastAsia"/>
          <w:szCs w:val="21"/>
        </w:rPr>
        <w:t>源内容“，可以查看当前条目的原始内容；如下图所示：</w:t>
      </w:r>
    </w:p>
    <w:p w14:paraId="28351F55" w14:textId="24651B0C" w:rsidR="006219E1" w:rsidRPr="006219E1" w:rsidRDefault="006219E1" w:rsidP="00A10A9D">
      <w:pPr>
        <w:rPr>
          <w:szCs w:val="21"/>
        </w:rPr>
      </w:pPr>
      <w:r>
        <w:rPr>
          <w:noProof/>
        </w:rPr>
        <w:drawing>
          <wp:inline distT="0" distB="0" distL="0" distR="0" wp14:anchorId="55CB6B9B" wp14:editId="0B97DF17">
            <wp:extent cx="6188710" cy="1165860"/>
            <wp:effectExtent l="0" t="0" r="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07E79" w14:textId="24065589" w:rsidR="006219E1" w:rsidRDefault="006219E1" w:rsidP="00A10A9D">
      <w:pPr>
        <w:rPr>
          <w:szCs w:val="21"/>
        </w:rPr>
      </w:pPr>
      <w:r>
        <w:rPr>
          <w:rFonts w:hint="eastAsia"/>
          <w:szCs w:val="21"/>
        </w:rPr>
        <w:t>第四步：点击表格最后一列</w:t>
      </w:r>
      <w:proofErr w:type="gramStart"/>
      <w:r>
        <w:rPr>
          <w:rFonts w:hint="eastAsia"/>
          <w:szCs w:val="21"/>
        </w:rPr>
        <w:t>“</w:t>
      </w:r>
      <w:proofErr w:type="gramEnd"/>
      <w:r>
        <w:rPr>
          <w:rFonts w:hint="eastAsia"/>
          <w:szCs w:val="21"/>
        </w:rPr>
        <w:t>操作“里的按钮：</w:t>
      </w:r>
    </w:p>
    <w:p w14:paraId="3AEA9E2C" w14:textId="3F11234C" w:rsidR="006219E1" w:rsidRDefault="006219E1" w:rsidP="00A10A9D">
      <w:pPr>
        <w:rPr>
          <w:szCs w:val="21"/>
        </w:rPr>
      </w:pPr>
      <w:r>
        <w:rPr>
          <w:noProof/>
        </w:rPr>
        <w:drawing>
          <wp:inline distT="0" distB="0" distL="0" distR="0" wp14:anchorId="39A959E3" wp14:editId="30EA1B8E">
            <wp:extent cx="323850" cy="285750"/>
            <wp:effectExtent l="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翻译：点击进入翻译页面，进行翻译操作，</w:t>
      </w:r>
      <w:r w:rsidR="00F62B25">
        <w:rPr>
          <w:rFonts w:hint="eastAsia"/>
          <w:szCs w:val="21"/>
        </w:rPr>
        <w:t>翻译页面中，点击</w:t>
      </w:r>
      <w:r w:rsidR="005F32E5">
        <w:rPr>
          <w:noProof/>
        </w:rPr>
        <w:drawing>
          <wp:inline distT="0" distB="0" distL="0" distR="0" wp14:anchorId="4932427D" wp14:editId="72B91D9F">
            <wp:extent cx="800100" cy="303486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03658" cy="30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B25">
        <w:rPr>
          <w:rFonts w:hint="eastAsia"/>
          <w:szCs w:val="21"/>
        </w:rPr>
        <w:t>可以直接跳转到</w:t>
      </w:r>
      <w:r w:rsidR="00F62B25">
        <w:rPr>
          <w:rFonts w:hint="eastAsia"/>
          <w:szCs w:val="21"/>
        </w:rPr>
        <w:t>google</w:t>
      </w:r>
      <w:r w:rsidR="00F62B25">
        <w:rPr>
          <w:rFonts w:hint="eastAsia"/>
          <w:szCs w:val="21"/>
        </w:rPr>
        <w:t>翻译页面，并将原始内容粘贴到</w:t>
      </w:r>
      <w:r w:rsidR="00F62B25">
        <w:rPr>
          <w:rFonts w:hint="eastAsia"/>
          <w:szCs w:val="21"/>
        </w:rPr>
        <w:t>google</w:t>
      </w:r>
      <w:r w:rsidR="00F62B25">
        <w:rPr>
          <w:rFonts w:hint="eastAsia"/>
          <w:szCs w:val="21"/>
        </w:rPr>
        <w:t>翻译页面的翻译框中，待翻译完成，将目标</w:t>
      </w:r>
      <w:r w:rsidR="00F62B25">
        <w:rPr>
          <w:rFonts w:hint="eastAsia"/>
          <w:szCs w:val="21"/>
        </w:rPr>
        <w:lastRenderedPageBreak/>
        <w:t>内容复制粘贴到翻译页面右侧内容框中，点击</w:t>
      </w:r>
      <w:r w:rsidR="005F32E5">
        <w:rPr>
          <w:noProof/>
        </w:rPr>
        <w:drawing>
          <wp:inline distT="0" distB="0" distL="0" distR="0" wp14:anchorId="02EE9645" wp14:editId="160777E9">
            <wp:extent cx="907090" cy="33337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09621" cy="33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B25">
        <w:rPr>
          <w:rFonts w:hint="eastAsia"/>
          <w:szCs w:val="21"/>
        </w:rPr>
        <w:t>，将条目状态改为未锁定；点击</w:t>
      </w:r>
      <w:proofErr w:type="gramStart"/>
      <w:r w:rsidR="00F62B25">
        <w:rPr>
          <w:rFonts w:hint="eastAsia"/>
          <w:szCs w:val="21"/>
        </w:rPr>
        <w:t>”</w:t>
      </w:r>
      <w:proofErr w:type="gramEnd"/>
      <w:r w:rsidR="00F62B25">
        <w:rPr>
          <w:rFonts w:hint="eastAsia"/>
          <w:szCs w:val="21"/>
        </w:rPr>
        <w:t>锁定提交“，将条目状态改为已锁定，点击</w:t>
      </w:r>
      <w:r w:rsidR="005F32E5">
        <w:rPr>
          <w:noProof/>
        </w:rPr>
        <w:drawing>
          <wp:inline distT="0" distB="0" distL="0" distR="0" wp14:anchorId="597E79A6" wp14:editId="0106C7CA">
            <wp:extent cx="803275" cy="31432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03418" cy="31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B25">
        <w:rPr>
          <w:rFonts w:hint="eastAsia"/>
          <w:szCs w:val="21"/>
        </w:rPr>
        <w:t>，页面则跳回待分配列表页面；下图表格</w:t>
      </w:r>
      <w:r w:rsidR="005F32E5">
        <w:rPr>
          <w:rFonts w:hint="eastAsia"/>
          <w:szCs w:val="21"/>
        </w:rPr>
        <w:t>是</w:t>
      </w:r>
      <w:r w:rsidR="00F62B25">
        <w:rPr>
          <w:rFonts w:hint="eastAsia"/>
          <w:szCs w:val="21"/>
        </w:rPr>
        <w:t>历史翻译记录，最后一列操作</w:t>
      </w:r>
      <w:r w:rsidR="00F62B25">
        <w:rPr>
          <w:noProof/>
        </w:rPr>
        <w:drawing>
          <wp:inline distT="0" distB="0" distL="0" distR="0" wp14:anchorId="6227BC46" wp14:editId="296EB9D3">
            <wp:extent cx="200025" cy="190500"/>
            <wp:effectExtent l="0" t="0" r="9525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B25">
        <w:rPr>
          <w:rFonts w:hint="eastAsia"/>
          <w:szCs w:val="21"/>
        </w:rPr>
        <w:t>按钮可查看中文翻译内容。点击</w:t>
      </w:r>
      <w:r>
        <w:rPr>
          <w:rFonts w:hint="eastAsia"/>
          <w:szCs w:val="21"/>
        </w:rPr>
        <w:t>如下图所示：</w:t>
      </w:r>
    </w:p>
    <w:p w14:paraId="0C1E9A65" w14:textId="41CA9C7C" w:rsidR="006219E1" w:rsidRDefault="006219E1" w:rsidP="00A10A9D">
      <w:pPr>
        <w:rPr>
          <w:szCs w:val="21"/>
        </w:rPr>
      </w:pPr>
      <w:r>
        <w:rPr>
          <w:noProof/>
        </w:rPr>
        <w:drawing>
          <wp:inline distT="0" distB="0" distL="0" distR="0" wp14:anchorId="14E218CA" wp14:editId="3C883BC7">
            <wp:extent cx="6188710" cy="2958465"/>
            <wp:effectExtent l="0" t="0" r="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673D2" w14:textId="167D3279" w:rsidR="00F62B25" w:rsidRDefault="006219E1" w:rsidP="00A10A9D">
      <w:pPr>
        <w:rPr>
          <w:noProof/>
        </w:rPr>
      </w:pPr>
      <w:r>
        <w:rPr>
          <w:noProof/>
        </w:rPr>
        <w:drawing>
          <wp:inline distT="0" distB="0" distL="0" distR="0" wp14:anchorId="09D53E4D" wp14:editId="54C3C8D8">
            <wp:extent cx="219075" cy="257175"/>
            <wp:effectExtent l="0" t="0" r="9525" b="952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提交：</w:t>
      </w:r>
      <w:r w:rsidR="00F62B25">
        <w:rPr>
          <w:rFonts w:hint="eastAsia"/>
          <w:szCs w:val="21"/>
        </w:rPr>
        <w:t>必须选择翻译员和优先级才会提交成功！提交成功后，则将条目添加到翻译员的翻译任务列表中，由翻译员进行翻译操作；</w:t>
      </w:r>
    </w:p>
    <w:p w14:paraId="6217B4F6" w14:textId="784DBD5C" w:rsidR="006219E1" w:rsidRDefault="00F62B25" w:rsidP="00A10A9D">
      <w:pPr>
        <w:rPr>
          <w:szCs w:val="21"/>
        </w:rPr>
      </w:pPr>
      <w:r>
        <w:rPr>
          <w:noProof/>
        </w:rPr>
        <w:drawing>
          <wp:inline distT="0" distB="0" distL="0" distR="0" wp14:anchorId="016A9DBA" wp14:editId="723188C9">
            <wp:extent cx="3038475" cy="1076325"/>
            <wp:effectExtent l="0" t="0" r="9525" b="9525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02E51" w14:textId="6638C60D" w:rsidR="00D45826" w:rsidRPr="000659B4" w:rsidRDefault="006219E1" w:rsidP="0022362D">
      <w:pPr>
        <w:rPr>
          <w:szCs w:val="21"/>
        </w:rPr>
      </w:pPr>
      <w:r>
        <w:rPr>
          <w:noProof/>
        </w:rPr>
        <w:drawing>
          <wp:inline distT="0" distB="0" distL="0" distR="0" wp14:anchorId="4C26C9CF" wp14:editId="0718F128">
            <wp:extent cx="276225" cy="285750"/>
            <wp:effectExtent l="0" t="0" r="9525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删除：</w:t>
      </w:r>
      <w:r w:rsidR="00F62B25">
        <w:rPr>
          <w:rFonts w:hint="eastAsia"/>
          <w:szCs w:val="21"/>
        </w:rPr>
        <w:t>点击后将当前条目从待分配列表中删除</w:t>
      </w:r>
      <w:r w:rsidR="002977C9">
        <w:rPr>
          <w:rFonts w:hint="eastAsia"/>
          <w:szCs w:val="21"/>
        </w:rPr>
        <w:t>，条目状态</w:t>
      </w:r>
      <w:r w:rsidR="00D03BBB">
        <w:rPr>
          <w:rFonts w:hint="eastAsia"/>
          <w:szCs w:val="21"/>
        </w:rPr>
        <w:t>由未分配</w:t>
      </w:r>
      <w:r w:rsidR="002977C9">
        <w:rPr>
          <w:rFonts w:hint="eastAsia"/>
          <w:szCs w:val="21"/>
        </w:rPr>
        <w:t>变为未锁定</w:t>
      </w:r>
    </w:p>
    <w:p w14:paraId="01A46AEE" w14:textId="18113B36" w:rsidR="00603EEA" w:rsidRPr="00D0390D" w:rsidRDefault="001862D0" w:rsidP="00FF7631">
      <w:pPr>
        <w:pStyle w:val="4"/>
        <w:numPr>
          <w:ilvl w:val="2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审阅任务</w:t>
      </w:r>
    </w:p>
    <w:p w14:paraId="65911E11" w14:textId="59CEEAAB" w:rsidR="000659B4" w:rsidRDefault="00AE0228" w:rsidP="000659B4">
      <w:pPr>
        <w:rPr>
          <w:szCs w:val="21"/>
        </w:rPr>
      </w:pPr>
      <w:r w:rsidRPr="00D0390D">
        <w:t>第</w:t>
      </w:r>
      <w:r w:rsidR="000659B4" w:rsidRPr="00D0390D">
        <w:t>一步：点击左侧主导航栏的</w:t>
      </w:r>
      <w:r w:rsidR="000659B4" w:rsidRPr="00D0390D">
        <w:t>“</w:t>
      </w:r>
      <w:r w:rsidR="00CE0D10">
        <w:rPr>
          <w:rFonts w:hint="eastAsia"/>
        </w:rPr>
        <w:t>审阅</w:t>
      </w:r>
      <w:r w:rsidR="000659B4">
        <w:rPr>
          <w:rFonts w:hint="eastAsia"/>
        </w:rPr>
        <w:t>任务</w:t>
      </w:r>
      <w:r w:rsidR="000659B4" w:rsidRPr="00D0390D">
        <w:t>”</w:t>
      </w:r>
      <w:r w:rsidR="000659B4" w:rsidRPr="00D0390D">
        <w:t>，进入</w:t>
      </w:r>
      <w:r w:rsidR="000659B4">
        <w:rPr>
          <w:rFonts w:hint="eastAsia"/>
        </w:rPr>
        <w:t>待</w:t>
      </w:r>
      <w:r w:rsidR="00CE0D10">
        <w:rPr>
          <w:rFonts w:hint="eastAsia"/>
        </w:rPr>
        <w:t>审阅列表</w:t>
      </w:r>
      <w:r w:rsidR="000659B4" w:rsidRPr="00D0390D">
        <w:rPr>
          <w:szCs w:val="21"/>
        </w:rPr>
        <w:t>页面，</w:t>
      </w:r>
      <w:r w:rsidR="000659B4">
        <w:rPr>
          <w:rFonts w:hint="eastAsia"/>
          <w:szCs w:val="21"/>
        </w:rPr>
        <w:t>此时列表中显示</w:t>
      </w:r>
      <w:r w:rsidR="00CE0D10">
        <w:rPr>
          <w:rFonts w:hint="eastAsia"/>
          <w:szCs w:val="21"/>
        </w:rPr>
        <w:t>当前用户</w:t>
      </w:r>
      <w:r w:rsidR="000659B4">
        <w:rPr>
          <w:rFonts w:hint="eastAsia"/>
          <w:szCs w:val="21"/>
        </w:rPr>
        <w:t>待</w:t>
      </w:r>
      <w:r w:rsidR="00CE0D10">
        <w:rPr>
          <w:rFonts w:hint="eastAsia"/>
          <w:szCs w:val="21"/>
        </w:rPr>
        <w:t>审阅</w:t>
      </w:r>
      <w:r w:rsidR="000659B4">
        <w:rPr>
          <w:rFonts w:hint="eastAsia"/>
          <w:szCs w:val="21"/>
        </w:rPr>
        <w:t>列表中的所有条目，可在搜索栏中根据对应条件将列表中条目进行筛选，</w:t>
      </w:r>
      <w:r w:rsidR="000659B4" w:rsidRPr="00D0390D">
        <w:rPr>
          <w:szCs w:val="21"/>
        </w:rPr>
        <w:t>如下图所示。</w:t>
      </w:r>
    </w:p>
    <w:p w14:paraId="720D85D9" w14:textId="02240DE9" w:rsidR="00CE0D10" w:rsidRDefault="00CE0D10" w:rsidP="000659B4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3C365F5D" wp14:editId="2A2C4EAA">
            <wp:extent cx="6188710" cy="2476500"/>
            <wp:effectExtent l="0" t="0" r="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87E7C" w14:textId="646F01A7" w:rsidR="009620A2" w:rsidRDefault="00CE0D10" w:rsidP="000659B4">
      <w:r>
        <w:rPr>
          <w:rFonts w:hint="eastAsia"/>
        </w:rPr>
        <w:t>第二步：点击</w:t>
      </w:r>
      <w:r>
        <w:rPr>
          <w:noProof/>
        </w:rPr>
        <w:drawing>
          <wp:inline distT="0" distB="0" distL="0" distR="0" wp14:anchorId="417BAEDD" wp14:editId="40F03E62">
            <wp:extent cx="228600" cy="247650"/>
            <wp:effectExtent l="0" t="0" r="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查看，进入审阅翻译详情页面，</w:t>
      </w:r>
      <w:r w:rsidR="002C48B5">
        <w:rPr>
          <w:rFonts w:hint="eastAsia"/>
        </w:rPr>
        <w:t>右侧</w:t>
      </w:r>
      <w:r w:rsidR="0007082D">
        <w:rPr>
          <w:rFonts w:hint="eastAsia"/>
        </w:rPr>
        <w:t>内容框，可以进行再修改。</w:t>
      </w:r>
      <w:r>
        <w:rPr>
          <w:rFonts w:hint="eastAsia"/>
        </w:rPr>
        <w:t>如下图：</w:t>
      </w:r>
    </w:p>
    <w:p w14:paraId="175CEEBF" w14:textId="4B05A756" w:rsidR="00CE0D10" w:rsidRDefault="00CE0D10" w:rsidP="000659B4">
      <w:r>
        <w:rPr>
          <w:noProof/>
        </w:rPr>
        <w:drawing>
          <wp:inline distT="0" distB="0" distL="0" distR="0" wp14:anchorId="5BE2808F" wp14:editId="30E45023">
            <wp:extent cx="6188710" cy="3214370"/>
            <wp:effectExtent l="0" t="0" r="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16DA1" w14:textId="02687FD7" w:rsidR="00CE0D10" w:rsidRDefault="00CE0D10" w:rsidP="000659B4">
      <w:r>
        <w:rPr>
          <w:rFonts w:hint="eastAsia"/>
        </w:rPr>
        <w:t>接受：将条目状态变为未锁定</w:t>
      </w:r>
      <w:r w:rsidR="00B931CA">
        <w:rPr>
          <w:rFonts w:hint="eastAsia"/>
        </w:rPr>
        <w:t>，将条目从待分配列表中删除</w:t>
      </w:r>
    </w:p>
    <w:p w14:paraId="79A12001" w14:textId="1503FC39" w:rsidR="00CE0D10" w:rsidRDefault="00CE0D10" w:rsidP="000659B4">
      <w:r>
        <w:rPr>
          <w:rFonts w:hint="eastAsia"/>
        </w:rPr>
        <w:t>拒绝：将条目状态变为未翻译，并重新添加到翻译员的翻译任务列表中；</w:t>
      </w:r>
    </w:p>
    <w:p w14:paraId="5A4DD20D" w14:textId="739DB688" w:rsidR="00CE0D10" w:rsidRDefault="00CE0D10" w:rsidP="000659B4">
      <w:r>
        <w:rPr>
          <w:rFonts w:hint="eastAsia"/>
        </w:rPr>
        <w:t>锁定：将条目状态变为已锁定，需要先解锁才能重新进行分配，参考第四章</w:t>
      </w:r>
      <w:r>
        <w:rPr>
          <w:rFonts w:hint="eastAsia"/>
        </w:rPr>
        <w:t>4.1</w:t>
      </w:r>
      <w:r>
        <w:rPr>
          <w:rFonts w:hint="eastAsia"/>
        </w:rPr>
        <w:t>翻译管理</w:t>
      </w:r>
    </w:p>
    <w:p w14:paraId="61867251" w14:textId="43AB597D" w:rsidR="00CE0D10" w:rsidRDefault="00CE0D10" w:rsidP="000659B4">
      <w:r>
        <w:rPr>
          <w:rFonts w:hint="eastAsia"/>
        </w:rPr>
        <w:t>返回：页面跳回待审阅列表页</w:t>
      </w:r>
    </w:p>
    <w:p w14:paraId="35877284" w14:textId="77777777" w:rsidR="00CE0D10" w:rsidRPr="00CE0D10" w:rsidRDefault="00CE0D10" w:rsidP="000659B4"/>
    <w:p w14:paraId="54CB6A30" w14:textId="518FA4F1" w:rsidR="0069691F" w:rsidRPr="00D0390D" w:rsidRDefault="0007082D" w:rsidP="00FF7631">
      <w:pPr>
        <w:pStyle w:val="3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eastAsia="宋体" w:hAnsi="Times New Roman" w:cs="Times New Roman" w:hint="eastAsia"/>
        </w:rPr>
        <w:t>个人</w:t>
      </w:r>
      <w:r w:rsidR="001862D0">
        <w:rPr>
          <w:rFonts w:ascii="Times New Roman" w:eastAsia="宋体" w:hAnsi="Times New Roman" w:cs="Times New Roman" w:hint="eastAsia"/>
        </w:rPr>
        <w:t>任务</w:t>
      </w:r>
      <w:r w:rsidR="005757F3" w:rsidRPr="00D0390D">
        <w:rPr>
          <w:rFonts w:ascii="Times New Roman" w:eastAsia="宋体" w:hAnsi="Times New Roman" w:cs="Times New Roman"/>
        </w:rPr>
        <w:t xml:space="preserve"> </w:t>
      </w:r>
    </w:p>
    <w:p w14:paraId="1AB59FC9" w14:textId="4E6ED9F9" w:rsidR="001730CF" w:rsidRPr="00D14D89" w:rsidRDefault="001730CF" w:rsidP="001730CF">
      <w:pPr>
        <w:rPr>
          <w:szCs w:val="21"/>
        </w:rPr>
      </w:pPr>
      <w:r w:rsidRPr="00D0390D">
        <w:t>第一步：</w:t>
      </w:r>
      <w:r w:rsidR="00F272C8" w:rsidRPr="00D0390D">
        <w:t>点击</w:t>
      </w:r>
      <w:r w:rsidRPr="00D0390D">
        <w:t>左侧主导航</w:t>
      </w:r>
      <w:r w:rsidR="0049158D" w:rsidRPr="00D0390D">
        <w:t>栏</w:t>
      </w:r>
      <w:r w:rsidRPr="00D0390D">
        <w:t>的</w:t>
      </w:r>
      <w:r w:rsidRPr="00D0390D">
        <w:rPr>
          <w:color w:val="333333"/>
          <w:shd w:val="clear" w:color="auto" w:fill="FFFFFF"/>
        </w:rPr>
        <w:t>“</w:t>
      </w:r>
      <w:r w:rsidR="00D14D89">
        <w:rPr>
          <w:rFonts w:hint="eastAsia"/>
          <w:color w:val="333333"/>
          <w:shd w:val="clear" w:color="auto" w:fill="FFFFFF"/>
        </w:rPr>
        <w:t>个人任务</w:t>
      </w:r>
      <w:r w:rsidRPr="00D0390D">
        <w:rPr>
          <w:color w:val="333333"/>
          <w:shd w:val="clear" w:color="auto" w:fill="FFFFFF"/>
        </w:rPr>
        <w:t>”</w:t>
      </w:r>
      <w:r w:rsidRPr="00D0390D">
        <w:t>，</w:t>
      </w:r>
      <w:r w:rsidRPr="00D0390D">
        <w:rPr>
          <w:szCs w:val="21"/>
        </w:rPr>
        <w:t>进入</w:t>
      </w:r>
      <w:r w:rsidR="00D14D89">
        <w:rPr>
          <w:rFonts w:hint="eastAsia"/>
          <w:szCs w:val="21"/>
        </w:rPr>
        <w:t>个人翻译任务</w:t>
      </w:r>
      <w:r w:rsidRPr="00D0390D">
        <w:rPr>
          <w:szCs w:val="21"/>
        </w:rPr>
        <w:t>列表页面</w:t>
      </w:r>
      <w:r w:rsidR="0049158D" w:rsidRPr="00D0390D">
        <w:rPr>
          <w:szCs w:val="21"/>
        </w:rPr>
        <w:t>，</w:t>
      </w:r>
      <w:r w:rsidR="00D14D89">
        <w:rPr>
          <w:rFonts w:hint="eastAsia"/>
          <w:szCs w:val="21"/>
        </w:rPr>
        <w:t>此时列表中显示当前三级用户的所有待翻译条目，可在搜索栏中根据对应条件将列表中条目进行筛选，</w:t>
      </w:r>
      <w:r w:rsidR="00D14D89" w:rsidRPr="00D0390D">
        <w:rPr>
          <w:szCs w:val="21"/>
        </w:rPr>
        <w:t>如下图所示。</w:t>
      </w:r>
    </w:p>
    <w:p w14:paraId="44BFAE85" w14:textId="301BC05C" w:rsidR="00656B50" w:rsidRPr="00D0390D" w:rsidRDefault="00D14D89" w:rsidP="001730CF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33AF630A" wp14:editId="50BBB179">
            <wp:extent cx="6188710" cy="35528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70F9E" w14:textId="7012A58F" w:rsidR="001730CF" w:rsidRDefault="001730CF" w:rsidP="001730CF">
      <w:r w:rsidRPr="00D0390D">
        <w:t>第二步：</w:t>
      </w:r>
    </w:p>
    <w:p w14:paraId="112EBB6C" w14:textId="6468DD9C" w:rsidR="00D14D89" w:rsidRPr="005F32E5" w:rsidRDefault="00D14D89" w:rsidP="001730CF">
      <w:r>
        <w:rPr>
          <w:noProof/>
        </w:rPr>
        <w:drawing>
          <wp:inline distT="0" distB="0" distL="0" distR="0" wp14:anchorId="5C22A456" wp14:editId="3807507C">
            <wp:extent cx="228600" cy="2571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查看：进入历史翻译记录页面，</w:t>
      </w:r>
      <w:r w:rsidR="005F32E5">
        <w:rPr>
          <w:rFonts w:hint="eastAsia"/>
        </w:rPr>
        <w:t>上半部分显示最近一次翻译历史详情，点击</w:t>
      </w:r>
      <w:r w:rsidR="005F32E5">
        <w:rPr>
          <w:noProof/>
        </w:rPr>
        <w:drawing>
          <wp:inline distT="0" distB="0" distL="0" distR="0" wp14:anchorId="260AA096" wp14:editId="221FC233">
            <wp:extent cx="904643" cy="31432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908594" cy="31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32E5">
        <w:rPr>
          <w:rFonts w:hint="eastAsia"/>
        </w:rPr>
        <w:t>按钮，进入翻译页面；下半部分表格显示所有历史翻译记录，点击</w:t>
      </w:r>
      <w:r w:rsidR="005F32E5">
        <w:rPr>
          <w:noProof/>
        </w:rPr>
        <w:drawing>
          <wp:inline distT="0" distB="0" distL="0" distR="0" wp14:anchorId="44AC5FEE" wp14:editId="23E91696">
            <wp:extent cx="228600" cy="2571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32E5">
        <w:rPr>
          <w:rFonts w:hint="eastAsia"/>
        </w:rPr>
        <w:t>可以查看中文翻译内容</w:t>
      </w:r>
    </w:p>
    <w:p w14:paraId="134F1F42" w14:textId="2A0EC5C5" w:rsidR="00D14D89" w:rsidRDefault="00D14D89" w:rsidP="001730CF">
      <w:r>
        <w:rPr>
          <w:noProof/>
        </w:rPr>
        <w:drawing>
          <wp:inline distT="0" distB="0" distL="0" distR="0" wp14:anchorId="13C5D762" wp14:editId="2F14F34A">
            <wp:extent cx="6188710" cy="320992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C0385" w14:textId="676BB589" w:rsidR="005F32E5" w:rsidRDefault="001B6348" w:rsidP="005F32E5">
      <w:pPr>
        <w:rPr>
          <w:szCs w:val="21"/>
        </w:rPr>
      </w:pPr>
      <w:r>
        <w:pict w14:anchorId="58C4AFF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8" o:spid="_x0000_i1025" type="#_x0000_t75" style="width:19.5pt;height:16.5pt;visibility:visible;mso-wrap-style:square" o:bullet="t">
            <v:imagedata r:id="rId53" o:title=""/>
          </v:shape>
        </w:pict>
      </w:r>
      <w:r w:rsidR="00D14D89">
        <w:rPr>
          <w:rFonts w:hint="eastAsia"/>
        </w:rPr>
        <w:t>翻译：</w:t>
      </w:r>
      <w:r w:rsidR="005F32E5">
        <w:rPr>
          <w:rFonts w:hint="eastAsia"/>
        </w:rPr>
        <w:t>进入翻译页面，进行翻译操作。</w:t>
      </w:r>
      <w:r w:rsidR="005F32E5">
        <w:rPr>
          <w:rFonts w:hint="eastAsia"/>
          <w:szCs w:val="21"/>
        </w:rPr>
        <w:t>翻译页面中，点击</w:t>
      </w:r>
      <w:r w:rsidR="005F32E5">
        <w:rPr>
          <w:noProof/>
        </w:rPr>
        <w:drawing>
          <wp:inline distT="0" distB="0" distL="0" distR="0" wp14:anchorId="245FC575" wp14:editId="27DEDBDC">
            <wp:extent cx="904009" cy="3429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07702" cy="34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32E5">
        <w:rPr>
          <w:rFonts w:hint="eastAsia"/>
          <w:szCs w:val="21"/>
        </w:rPr>
        <w:t>可以直接跳转到</w:t>
      </w:r>
      <w:r w:rsidR="005F32E5">
        <w:rPr>
          <w:rFonts w:hint="eastAsia"/>
          <w:szCs w:val="21"/>
        </w:rPr>
        <w:t>google</w:t>
      </w:r>
      <w:r w:rsidR="005F32E5">
        <w:rPr>
          <w:rFonts w:hint="eastAsia"/>
          <w:szCs w:val="21"/>
        </w:rPr>
        <w:t>翻译页面，并将原始内容粘贴到</w:t>
      </w:r>
      <w:r w:rsidR="005F32E5">
        <w:rPr>
          <w:rFonts w:hint="eastAsia"/>
          <w:szCs w:val="21"/>
        </w:rPr>
        <w:t>google</w:t>
      </w:r>
      <w:r w:rsidR="005F32E5">
        <w:rPr>
          <w:rFonts w:hint="eastAsia"/>
          <w:szCs w:val="21"/>
        </w:rPr>
        <w:t>翻译页面的翻译框中，待翻译完成，将目标内容复制</w:t>
      </w:r>
      <w:r w:rsidR="005F32E5">
        <w:rPr>
          <w:rFonts w:hint="eastAsia"/>
          <w:szCs w:val="21"/>
        </w:rPr>
        <w:lastRenderedPageBreak/>
        <w:t>粘贴到翻译页面右侧内容框中，点击</w:t>
      </w:r>
      <w:r w:rsidR="005F32E5">
        <w:rPr>
          <w:noProof/>
        </w:rPr>
        <w:drawing>
          <wp:inline distT="0" distB="0" distL="0" distR="0" wp14:anchorId="1000A403" wp14:editId="075A5841">
            <wp:extent cx="907090" cy="33337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09621" cy="33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32E5">
        <w:rPr>
          <w:rFonts w:hint="eastAsia"/>
          <w:szCs w:val="21"/>
        </w:rPr>
        <w:t>，将条目状态改为未锁定；点击</w:t>
      </w:r>
      <w:r w:rsidR="005F32E5">
        <w:rPr>
          <w:noProof/>
        </w:rPr>
        <w:drawing>
          <wp:inline distT="0" distB="0" distL="0" distR="0" wp14:anchorId="35C2115F" wp14:editId="71214A2B">
            <wp:extent cx="803275" cy="31432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03418" cy="31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32E5">
        <w:rPr>
          <w:rFonts w:hint="eastAsia"/>
          <w:szCs w:val="21"/>
        </w:rPr>
        <w:t>，页面则跳回待分配列表页面；下图表格是历史翻译记录，最后一列操作</w:t>
      </w:r>
      <w:r w:rsidR="005F32E5">
        <w:rPr>
          <w:noProof/>
        </w:rPr>
        <w:drawing>
          <wp:inline distT="0" distB="0" distL="0" distR="0" wp14:anchorId="335B6AC9" wp14:editId="551C61D5">
            <wp:extent cx="200025" cy="19050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32E5">
        <w:rPr>
          <w:rFonts w:hint="eastAsia"/>
          <w:szCs w:val="21"/>
        </w:rPr>
        <w:t>按钮可查看中文翻译内容。点击如下图所示：</w:t>
      </w:r>
    </w:p>
    <w:p w14:paraId="19BE0AA7" w14:textId="242B870B" w:rsidR="00D14D89" w:rsidRDefault="00D14D89" w:rsidP="001730CF"/>
    <w:p w14:paraId="64F22DB2" w14:textId="33F44F71" w:rsidR="005F32E5" w:rsidRDefault="005F32E5" w:rsidP="001730CF">
      <w:r>
        <w:rPr>
          <w:noProof/>
        </w:rPr>
        <w:drawing>
          <wp:inline distT="0" distB="0" distL="0" distR="0" wp14:anchorId="3E987B71" wp14:editId="205AEF89">
            <wp:extent cx="6188710" cy="317309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A7BA6" w14:textId="2487722C" w:rsidR="00E6668B" w:rsidRPr="00D0390D" w:rsidRDefault="00E6668B" w:rsidP="00F65540"/>
    <w:p w14:paraId="3F817D27" w14:textId="77777777" w:rsidR="003A5AAB" w:rsidRPr="00D0390D" w:rsidRDefault="00E84E47" w:rsidP="003A5AAB">
      <w:pPr>
        <w:pStyle w:val="20"/>
        <w:pageBreakBefore/>
        <w:spacing w:line="415" w:lineRule="auto"/>
        <w:rPr>
          <w:rFonts w:ascii="Times New Roman" w:hAnsi="Times New Roman" w:cs="Times New Roman"/>
        </w:rPr>
      </w:pPr>
      <w:bookmarkStart w:id="41" w:name="_Toc499804252"/>
      <w:r w:rsidRPr="00D0390D">
        <w:rPr>
          <w:rFonts w:ascii="Times New Roman" w:hAnsi="Times New Roman" w:cs="Times New Roman"/>
        </w:rPr>
        <w:lastRenderedPageBreak/>
        <w:t>第</w:t>
      </w:r>
      <w:r w:rsidR="005B3972" w:rsidRPr="00D0390D">
        <w:rPr>
          <w:rFonts w:ascii="Times New Roman" w:hAnsi="Times New Roman" w:cs="Times New Roman"/>
        </w:rPr>
        <w:t>五</w:t>
      </w:r>
      <w:r w:rsidR="00FA3AC1" w:rsidRPr="00D0390D">
        <w:rPr>
          <w:rFonts w:ascii="Times New Roman" w:hAnsi="Times New Roman" w:cs="Times New Roman"/>
        </w:rPr>
        <w:t>章：</w:t>
      </w:r>
      <w:r w:rsidR="003A5AAB" w:rsidRPr="00D0390D">
        <w:rPr>
          <w:rFonts w:ascii="Times New Roman" w:hAnsi="Times New Roman" w:cs="Times New Roman"/>
        </w:rPr>
        <w:t>系统</w:t>
      </w:r>
      <w:r w:rsidR="00FA3AC1" w:rsidRPr="00D0390D">
        <w:rPr>
          <w:rFonts w:ascii="Times New Roman" w:hAnsi="Times New Roman" w:cs="Times New Roman"/>
        </w:rPr>
        <w:t>、</w:t>
      </w:r>
      <w:proofErr w:type="gramStart"/>
      <w:r w:rsidR="00FA3AC1" w:rsidRPr="00D0390D">
        <w:rPr>
          <w:rFonts w:ascii="Times New Roman" w:hAnsi="Times New Roman" w:cs="Times New Roman"/>
        </w:rPr>
        <w:t>帐户</w:t>
      </w:r>
      <w:proofErr w:type="gramEnd"/>
      <w:r w:rsidR="003A5AAB" w:rsidRPr="00D0390D">
        <w:rPr>
          <w:rFonts w:ascii="Times New Roman" w:hAnsi="Times New Roman" w:cs="Times New Roman"/>
        </w:rPr>
        <w:t>和帮助</w:t>
      </w:r>
      <w:bookmarkEnd w:id="41"/>
    </w:p>
    <w:p w14:paraId="0AAB5DD9" w14:textId="5E4088C9" w:rsidR="0018755F" w:rsidRPr="00D0390D" w:rsidRDefault="0018755F" w:rsidP="00FF7631">
      <w:pPr>
        <w:pStyle w:val="3"/>
        <w:numPr>
          <w:ilvl w:val="1"/>
          <w:numId w:val="3"/>
        </w:numPr>
        <w:rPr>
          <w:rFonts w:ascii="Times New Roman" w:eastAsia="宋体" w:hAnsi="Times New Roman" w:cs="Times New Roman"/>
        </w:rPr>
      </w:pPr>
      <w:bookmarkStart w:id="42" w:name="_Toc499804256"/>
      <w:r>
        <w:rPr>
          <w:rFonts w:ascii="Times New Roman" w:eastAsia="宋体" w:hAnsi="Times New Roman" w:cs="Times New Roman" w:hint="eastAsia"/>
        </w:rPr>
        <w:t>用户管理（根管理员）</w:t>
      </w:r>
    </w:p>
    <w:p w14:paraId="6B3C032E" w14:textId="21492AB9" w:rsidR="0018755F" w:rsidRPr="00D0390D" w:rsidRDefault="0018755F" w:rsidP="0018755F">
      <w:pPr>
        <w:pStyle w:val="4"/>
        <w:ind w:left="0" w:firstLine="0"/>
        <w:rPr>
          <w:rFonts w:ascii="Times New Roman" w:hAnsi="Times New Roman" w:cs="Times New Roman"/>
        </w:rPr>
      </w:pPr>
      <w:r>
        <w:rPr>
          <w:rFonts w:ascii="宋体" w:hAnsi="宋体" w:cs="Times New Roman" w:hint="eastAsia"/>
          <w:highlight w:val="lightGray"/>
        </w:rPr>
        <w:t>5.1.1</w:t>
      </w:r>
      <w:r>
        <w:rPr>
          <w:rFonts w:ascii="宋体" w:hAnsi="宋体" w:cs="Times New Roman"/>
          <w:highlight w:val="lightGray"/>
        </w:rPr>
        <w:t xml:space="preserve">  </w:t>
      </w:r>
      <w:r>
        <w:rPr>
          <w:rFonts w:ascii="Times New Roman" w:hAnsi="Times New Roman" w:cs="Times New Roman" w:hint="eastAsia"/>
        </w:rPr>
        <w:t>添加新用户</w:t>
      </w:r>
    </w:p>
    <w:p w14:paraId="7852E223" w14:textId="77777777" w:rsidR="0018755F" w:rsidRDefault="0018755F" w:rsidP="0018755F">
      <w:r w:rsidRPr="00D0390D">
        <w:t>第一步：点击左侧主导航栏的</w:t>
      </w:r>
      <w:r w:rsidRPr="00D0390D">
        <w:rPr>
          <w:color w:val="333333"/>
          <w:shd w:val="clear" w:color="auto" w:fill="FFFFFF"/>
        </w:rPr>
        <w:t>“</w:t>
      </w:r>
      <w:r>
        <w:rPr>
          <w:rFonts w:hint="eastAsia"/>
          <w:color w:val="333333"/>
          <w:shd w:val="clear" w:color="auto" w:fill="FFFFFF"/>
        </w:rPr>
        <w:t>用户管理</w:t>
      </w:r>
      <w:r w:rsidRPr="00D0390D">
        <w:rPr>
          <w:color w:val="333333"/>
          <w:shd w:val="clear" w:color="auto" w:fill="FFFFFF"/>
        </w:rPr>
        <w:t>”</w:t>
      </w:r>
      <w:r w:rsidRPr="00D0390D">
        <w:t>，进入</w:t>
      </w:r>
      <w:r>
        <w:rPr>
          <w:rFonts w:hint="eastAsia"/>
        </w:rPr>
        <w:t>用户信息列表</w:t>
      </w:r>
      <w:r w:rsidRPr="00D0390D">
        <w:t>页面，如下图所示。</w:t>
      </w:r>
    </w:p>
    <w:p w14:paraId="1EBA3E3F" w14:textId="77777777" w:rsidR="0018755F" w:rsidRPr="00D0390D" w:rsidRDefault="0018755F" w:rsidP="0018755F">
      <w:r>
        <w:rPr>
          <w:noProof/>
        </w:rPr>
        <w:drawing>
          <wp:inline distT="0" distB="0" distL="0" distR="0" wp14:anchorId="4584033D" wp14:editId="747D21F5">
            <wp:extent cx="6188710" cy="293243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2AF28" w14:textId="77777777" w:rsidR="0018755F" w:rsidRPr="00D0390D" w:rsidRDefault="0018755F" w:rsidP="0018755F"/>
    <w:p w14:paraId="1E367B2F" w14:textId="77777777" w:rsidR="0018755F" w:rsidRPr="00D0390D" w:rsidRDefault="0018755F" w:rsidP="0018755F">
      <w:r w:rsidRPr="00D0390D">
        <w:t>第二步：点击列表左上方的</w:t>
      </w:r>
      <w:r w:rsidRPr="00D0390D">
        <w:t>“</w:t>
      </w:r>
      <w:r>
        <w:rPr>
          <w:rFonts w:hint="eastAsia"/>
        </w:rPr>
        <w:t>添加新用户</w:t>
      </w:r>
      <w:r w:rsidRPr="00D0390D">
        <w:t>”</w:t>
      </w:r>
      <w:r w:rsidRPr="00BA0B8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8CBC4B" wp14:editId="55209908">
            <wp:extent cx="794173" cy="26670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95052" cy="26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390D">
        <w:t>，进入</w:t>
      </w:r>
      <w:r w:rsidRPr="00D0390D">
        <w:t>“</w:t>
      </w:r>
      <w:r>
        <w:rPr>
          <w:rFonts w:hint="eastAsia"/>
        </w:rPr>
        <w:t>添加用户</w:t>
      </w:r>
      <w:r w:rsidRPr="00D0390D">
        <w:t>”</w:t>
      </w:r>
      <w:r w:rsidRPr="00D0390D">
        <w:t>页面。</w:t>
      </w:r>
    </w:p>
    <w:p w14:paraId="2B2071E6" w14:textId="77777777" w:rsidR="0018755F" w:rsidRPr="00D0390D" w:rsidRDefault="0018755F" w:rsidP="0018755F">
      <w:r w:rsidRPr="00D0390D">
        <w:t>第三步：</w:t>
      </w:r>
      <w:r>
        <w:rPr>
          <w:rFonts w:hint="eastAsia"/>
        </w:rPr>
        <w:t>点击“提交”，跳回用户管理列表页面；点击“重置”，将表单清空，信息可重新填写；</w:t>
      </w:r>
      <w:r w:rsidRPr="00D0390D">
        <w:t xml:space="preserve"> </w:t>
      </w:r>
    </w:p>
    <w:p w14:paraId="16BE4465" w14:textId="77777777" w:rsidR="0018755F" w:rsidRDefault="0018755F" w:rsidP="0018755F">
      <w:pPr>
        <w:rPr>
          <w:rFonts w:eastAsia="宋体"/>
        </w:rPr>
      </w:pPr>
    </w:p>
    <w:p w14:paraId="1C52A73E" w14:textId="77777777" w:rsidR="0018755F" w:rsidRPr="00D0390D" w:rsidRDefault="0018755F" w:rsidP="0018755F">
      <w:pPr>
        <w:rPr>
          <w:rFonts w:eastAsia="宋体"/>
        </w:rPr>
      </w:pPr>
      <w:r>
        <w:rPr>
          <w:noProof/>
        </w:rPr>
        <w:drawing>
          <wp:inline distT="0" distB="0" distL="0" distR="0" wp14:anchorId="5E9BB79F" wp14:editId="16E0484C">
            <wp:extent cx="6188710" cy="239395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6B31E" w14:textId="77777777" w:rsidR="0018755F" w:rsidRPr="00D0390D" w:rsidRDefault="0018755F" w:rsidP="0018755F">
      <w:r w:rsidRPr="00D0390D">
        <w:lastRenderedPageBreak/>
        <w:t>创建的新</w:t>
      </w:r>
      <w:r>
        <w:rPr>
          <w:rFonts w:hint="eastAsia"/>
        </w:rPr>
        <w:t>用户</w:t>
      </w:r>
      <w:r w:rsidRPr="00D0390D">
        <w:t>可在</w:t>
      </w:r>
      <w:r>
        <w:rPr>
          <w:rFonts w:hint="eastAsia"/>
        </w:rPr>
        <w:t>用户管理列表</w:t>
      </w:r>
      <w:r w:rsidRPr="00D0390D">
        <w:t>页面查看。</w:t>
      </w:r>
    </w:p>
    <w:p w14:paraId="12724537" w14:textId="77777777" w:rsidR="0018755F" w:rsidRPr="00460190" w:rsidRDefault="0018755F" w:rsidP="0018755F">
      <w:pPr>
        <w:rPr>
          <w:rFonts w:eastAsia="宋体"/>
        </w:rPr>
      </w:pPr>
    </w:p>
    <w:p w14:paraId="44D6151D" w14:textId="5D9B2339" w:rsidR="0018755F" w:rsidRPr="00D0390D" w:rsidRDefault="0018755F" w:rsidP="00FF7631">
      <w:pPr>
        <w:pStyle w:val="4"/>
        <w:numPr>
          <w:ilvl w:val="2"/>
          <w:numId w:val="6"/>
        </w:numPr>
        <w:rPr>
          <w:rFonts w:ascii="Times New Roman" w:hAnsi="Times New Roman" w:cs="Times New Roman"/>
        </w:rPr>
      </w:pPr>
      <w:bookmarkStart w:id="43" w:name="_Toc499804247"/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查看、</w:t>
      </w:r>
      <w:r w:rsidRPr="00D0390D">
        <w:rPr>
          <w:rFonts w:ascii="Times New Roman" w:hAnsi="Times New Roman" w:cs="Times New Roman"/>
        </w:rPr>
        <w:t>编辑</w:t>
      </w:r>
      <w:r>
        <w:rPr>
          <w:rFonts w:ascii="Times New Roman" w:hAnsi="Times New Roman" w:cs="Times New Roman" w:hint="eastAsia"/>
        </w:rPr>
        <w:t>用户详情</w:t>
      </w:r>
      <w:bookmarkEnd w:id="43"/>
    </w:p>
    <w:p w14:paraId="63F4D3F9" w14:textId="77777777" w:rsidR="0018755F" w:rsidRPr="00D0390D" w:rsidRDefault="0018755F" w:rsidP="0018755F">
      <w:r w:rsidRPr="00D0390D">
        <w:t>1</w:t>
      </w:r>
      <w:r w:rsidRPr="00D0390D">
        <w:t>、查看</w:t>
      </w:r>
      <w:r>
        <w:rPr>
          <w:rFonts w:hint="eastAsia"/>
        </w:rPr>
        <w:t>用户</w:t>
      </w:r>
      <w:r w:rsidRPr="00D0390D">
        <w:t>详情</w:t>
      </w:r>
    </w:p>
    <w:p w14:paraId="4274DA83" w14:textId="77777777" w:rsidR="0018755F" w:rsidRDefault="0018755F" w:rsidP="0018755F">
      <w:r w:rsidRPr="00D0390D">
        <w:t>在</w:t>
      </w:r>
      <w:r>
        <w:rPr>
          <w:rFonts w:hint="eastAsia"/>
        </w:rPr>
        <w:t>用户管理</w:t>
      </w:r>
      <w:r w:rsidRPr="00D0390D">
        <w:t>列表的右侧</w:t>
      </w:r>
      <w:r w:rsidRPr="00D0390D">
        <w:t>“</w:t>
      </w:r>
      <w:r w:rsidRPr="00D0390D">
        <w:t>操作</w:t>
      </w:r>
      <w:r w:rsidRPr="00D0390D">
        <w:t>”</w:t>
      </w:r>
      <w:r w:rsidRPr="00D0390D">
        <w:t>一栏中，点击</w:t>
      </w:r>
      <w:r w:rsidRPr="00D0390D">
        <w:t>“</w:t>
      </w:r>
      <w:r w:rsidRPr="00D0390D">
        <w:t>查看</w:t>
      </w:r>
      <w:r w:rsidRPr="00D0390D">
        <w:t>”</w:t>
      </w:r>
      <w:r w:rsidRPr="00D0390D">
        <w:t>按钮</w:t>
      </w:r>
      <w:r>
        <w:rPr>
          <w:noProof/>
        </w:rPr>
        <w:drawing>
          <wp:inline distT="0" distB="0" distL="0" distR="0" wp14:anchorId="354256EA" wp14:editId="4D0D178A">
            <wp:extent cx="190500" cy="200025"/>
            <wp:effectExtent l="0" t="0" r="0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390D">
        <w:t>，进入</w:t>
      </w:r>
      <w:r>
        <w:rPr>
          <w:rFonts w:hint="eastAsia"/>
        </w:rPr>
        <w:t>用户</w:t>
      </w:r>
      <w:r w:rsidRPr="00D0390D">
        <w:t>详情页面</w:t>
      </w:r>
      <w:r>
        <w:rPr>
          <w:rFonts w:hint="eastAsia"/>
        </w:rPr>
        <w:t>，此页面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可操作只能查看。</w:t>
      </w:r>
    </w:p>
    <w:p w14:paraId="17EFB260" w14:textId="77777777" w:rsidR="0018755F" w:rsidRPr="00D0390D" w:rsidRDefault="0018755F" w:rsidP="0018755F">
      <w:r>
        <w:rPr>
          <w:noProof/>
        </w:rPr>
        <w:drawing>
          <wp:inline distT="0" distB="0" distL="0" distR="0" wp14:anchorId="0A4CDC62" wp14:editId="41AF4783">
            <wp:extent cx="6188710" cy="2698115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ADE18" w14:textId="77777777" w:rsidR="0018755F" w:rsidRPr="00D0390D" w:rsidRDefault="0018755F" w:rsidP="0018755F"/>
    <w:p w14:paraId="0D473B07" w14:textId="77777777" w:rsidR="0018755F" w:rsidRPr="00D0390D" w:rsidRDefault="0018755F" w:rsidP="0018755F">
      <w:r w:rsidRPr="00D0390D">
        <w:t>2</w:t>
      </w:r>
      <w:r w:rsidRPr="00D0390D">
        <w:t>、编辑</w:t>
      </w:r>
      <w:r>
        <w:rPr>
          <w:rFonts w:hint="eastAsia"/>
        </w:rPr>
        <w:t>用户</w:t>
      </w:r>
      <w:r w:rsidRPr="00D0390D">
        <w:t>详情</w:t>
      </w:r>
    </w:p>
    <w:p w14:paraId="00B03C23" w14:textId="77777777" w:rsidR="0018755F" w:rsidRPr="00D0390D" w:rsidRDefault="0018755F" w:rsidP="0018755F">
      <w:r w:rsidRPr="00D0390D">
        <w:t>方法</w:t>
      </w:r>
      <w:proofErr w:type="gramStart"/>
      <w:r w:rsidRPr="00D0390D">
        <w:t>一</w:t>
      </w:r>
      <w:proofErr w:type="gramEnd"/>
      <w:r w:rsidRPr="00D0390D">
        <w:t>：在</w:t>
      </w:r>
      <w:r>
        <w:rPr>
          <w:rFonts w:hint="eastAsia"/>
        </w:rPr>
        <w:t>用户管理</w:t>
      </w:r>
      <w:r w:rsidRPr="00D0390D">
        <w:t>列表的右侧</w:t>
      </w:r>
      <w:r w:rsidRPr="00D0390D">
        <w:t>“</w:t>
      </w:r>
      <w:r w:rsidRPr="00D0390D">
        <w:t>操作</w:t>
      </w:r>
      <w:r w:rsidRPr="00D0390D">
        <w:t>”</w:t>
      </w:r>
      <w:r w:rsidRPr="00D0390D">
        <w:t>一栏中，点击</w:t>
      </w:r>
      <w:r w:rsidRPr="00D0390D">
        <w:t>“</w:t>
      </w:r>
      <w:r w:rsidRPr="00D0390D">
        <w:t>编辑</w:t>
      </w:r>
      <w:r w:rsidRPr="00D0390D">
        <w:t>”</w:t>
      </w:r>
      <w:r w:rsidRPr="00D0390D">
        <w:t>按钮</w:t>
      </w:r>
      <w:r>
        <w:rPr>
          <w:noProof/>
        </w:rPr>
        <w:drawing>
          <wp:inline distT="0" distB="0" distL="0" distR="0" wp14:anchorId="7C5730FF" wp14:editId="37FFA09F">
            <wp:extent cx="228600" cy="238125"/>
            <wp:effectExtent l="0" t="0" r="0" b="9525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390D">
        <w:t>，进入</w:t>
      </w:r>
      <w:r>
        <w:rPr>
          <w:rFonts w:hint="eastAsia"/>
        </w:rPr>
        <w:t>用户</w:t>
      </w:r>
      <w:r w:rsidRPr="00D0390D">
        <w:t>详情编辑页面。</w:t>
      </w:r>
    </w:p>
    <w:p w14:paraId="03FFADDC" w14:textId="77777777" w:rsidR="0018755F" w:rsidRPr="00D0390D" w:rsidRDefault="0018755F" w:rsidP="0018755F">
      <w:r w:rsidRPr="00D0390D">
        <w:t>方法二：</w:t>
      </w:r>
      <w:r>
        <w:rPr>
          <w:rFonts w:hint="eastAsia"/>
        </w:rPr>
        <w:t>在上图，</w:t>
      </w:r>
      <w:r w:rsidRPr="00D0390D">
        <w:t>进入</w:t>
      </w:r>
      <w:r w:rsidRPr="00D0390D">
        <w:t>“</w:t>
      </w:r>
      <w:r>
        <w:rPr>
          <w:rFonts w:hint="eastAsia"/>
        </w:rPr>
        <w:t>查看用户详情</w:t>
      </w:r>
      <w:r w:rsidRPr="00D0390D">
        <w:t>”</w:t>
      </w:r>
      <w:r w:rsidRPr="00D0390D">
        <w:t>页面，点击该页面中下方的</w:t>
      </w:r>
      <w:r w:rsidRPr="00D0390D">
        <w:t>“</w:t>
      </w:r>
      <w:r w:rsidRPr="00D0390D">
        <w:t>编辑</w:t>
      </w:r>
      <w:r w:rsidRPr="00D0390D">
        <w:t>”</w:t>
      </w:r>
      <w:r w:rsidRPr="00D0390D">
        <w:t>按钮</w:t>
      </w:r>
      <w:r>
        <w:rPr>
          <w:noProof/>
        </w:rPr>
        <w:drawing>
          <wp:inline distT="0" distB="0" distL="0" distR="0" wp14:anchorId="64C1C282" wp14:editId="784FF1C1">
            <wp:extent cx="630382" cy="266700"/>
            <wp:effectExtent l="0" t="0" r="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32360" cy="26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390D">
        <w:t>，也可以进入</w:t>
      </w:r>
      <w:r>
        <w:rPr>
          <w:rFonts w:hint="eastAsia"/>
        </w:rPr>
        <w:t>用户详情</w:t>
      </w:r>
      <w:r w:rsidRPr="00D0390D">
        <w:t>的编辑页面。</w:t>
      </w:r>
    </w:p>
    <w:p w14:paraId="02BD8BAC" w14:textId="77777777" w:rsidR="0018755F" w:rsidRPr="00D0390D" w:rsidRDefault="0018755F" w:rsidP="0018755F">
      <w:r w:rsidRPr="00D0390D">
        <w:t>3</w:t>
      </w:r>
      <w:r w:rsidRPr="00D0390D">
        <w:t>、删除基因检测操作</w:t>
      </w:r>
    </w:p>
    <w:p w14:paraId="3CA3EDAE" w14:textId="77777777" w:rsidR="0018755F" w:rsidRPr="00D0390D" w:rsidRDefault="0018755F" w:rsidP="0018755F">
      <w:r w:rsidRPr="00D0390D">
        <w:t>在</w:t>
      </w:r>
      <w:r>
        <w:rPr>
          <w:rFonts w:hint="eastAsia"/>
        </w:rPr>
        <w:t>用户管理</w:t>
      </w:r>
      <w:r w:rsidRPr="00D0390D">
        <w:t>列表的右侧</w:t>
      </w:r>
      <w:r w:rsidRPr="00D0390D">
        <w:t>“</w:t>
      </w:r>
      <w:r w:rsidRPr="00D0390D">
        <w:t>操作</w:t>
      </w:r>
      <w:r w:rsidRPr="00D0390D">
        <w:t>”</w:t>
      </w:r>
      <w:r w:rsidRPr="00D0390D">
        <w:t>一栏中，点击</w:t>
      </w:r>
      <w:r w:rsidRPr="00D0390D">
        <w:t>“</w:t>
      </w:r>
      <w:r w:rsidRPr="00D0390D">
        <w:t>删除</w:t>
      </w:r>
      <w:r w:rsidRPr="00D0390D">
        <w:t>”</w:t>
      </w:r>
      <w:r w:rsidRPr="00D0390D">
        <w:t>按钮</w:t>
      </w:r>
      <w:r w:rsidRPr="00D0390D">
        <w:rPr>
          <w:noProof/>
        </w:rPr>
        <w:drawing>
          <wp:inline distT="0" distB="0" distL="0" distR="0" wp14:anchorId="2DFA74F9" wp14:editId="7C6631AC">
            <wp:extent cx="194613" cy="23558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屏幕快照 2017-07-20 下午2.57.33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65" cy="23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390D">
        <w:t>，可删除当前</w:t>
      </w:r>
      <w:r>
        <w:rPr>
          <w:rFonts w:hint="eastAsia"/>
        </w:rPr>
        <w:t>用户</w:t>
      </w:r>
      <w:r w:rsidRPr="00D0390D">
        <w:t>。</w:t>
      </w:r>
    </w:p>
    <w:p w14:paraId="77E1FC83" w14:textId="77777777" w:rsidR="0018755F" w:rsidRPr="00D0390D" w:rsidRDefault="0018755F" w:rsidP="0018755F">
      <w:r>
        <w:rPr>
          <w:rFonts w:hint="eastAsia"/>
        </w:rPr>
        <w:t>在进行</w:t>
      </w:r>
      <w:r w:rsidRPr="00D0390D">
        <w:t>删除操作时，页面会</w:t>
      </w:r>
      <w:proofErr w:type="gramStart"/>
      <w:r w:rsidRPr="00D0390D">
        <w:t>有弹窗提示</w:t>
      </w:r>
      <w:proofErr w:type="gramEnd"/>
      <w:r w:rsidRPr="00D0390D">
        <w:t>，用户需确认删除操作。</w:t>
      </w:r>
    </w:p>
    <w:p w14:paraId="33A113DE" w14:textId="6BF9E108" w:rsidR="0018755F" w:rsidRDefault="0018755F" w:rsidP="0018755F">
      <w:r>
        <w:rPr>
          <w:noProof/>
        </w:rPr>
        <w:lastRenderedPageBreak/>
        <w:drawing>
          <wp:inline distT="0" distB="0" distL="0" distR="0" wp14:anchorId="778C7CAE" wp14:editId="6398204F">
            <wp:extent cx="3971925" cy="1657350"/>
            <wp:effectExtent l="0" t="0" r="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l="714" b="4396"/>
                    <a:stretch/>
                  </pic:blipFill>
                  <pic:spPr bwMode="auto">
                    <a:xfrm>
                      <a:off x="0" y="0"/>
                      <a:ext cx="3971925" cy="165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FA9B9" w14:textId="4C9D47B0" w:rsidR="0018755F" w:rsidRPr="00D0390D" w:rsidRDefault="0018755F" w:rsidP="00FF7631">
      <w:pPr>
        <w:pStyle w:val="4"/>
        <w:numPr>
          <w:ilvl w:val="2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Pr="00D0390D">
        <w:rPr>
          <w:rFonts w:ascii="Times New Roman" w:hAnsi="Times New Roman" w:cs="Times New Roman"/>
        </w:rPr>
        <w:t>重置密码</w:t>
      </w:r>
    </w:p>
    <w:p w14:paraId="122EF2F5" w14:textId="26BD8643" w:rsidR="0018755F" w:rsidRPr="00D0390D" w:rsidRDefault="0018755F" w:rsidP="0018755F">
      <w:r>
        <w:rPr>
          <w:rFonts w:hint="eastAsia"/>
        </w:rPr>
        <w:t>根</w:t>
      </w:r>
      <w:r w:rsidRPr="00D0390D">
        <w:t>管理员</w:t>
      </w:r>
      <w:r>
        <w:rPr>
          <w:rFonts w:hint="eastAsia"/>
        </w:rPr>
        <w:t>（一级用户）</w:t>
      </w:r>
      <w:r w:rsidRPr="00D0390D">
        <w:t>可对</w:t>
      </w:r>
      <w:r>
        <w:rPr>
          <w:rFonts w:hint="eastAsia"/>
        </w:rPr>
        <w:t>管理员、</w:t>
      </w:r>
      <w:r w:rsidRPr="00D0390D">
        <w:t>普通用户和访客</w:t>
      </w:r>
      <w:proofErr w:type="gramStart"/>
      <w:r w:rsidRPr="00D0390D">
        <w:t>帐号</w:t>
      </w:r>
      <w:proofErr w:type="gramEnd"/>
      <w:r w:rsidRPr="00D0390D">
        <w:t>的密码进行重置操作。进入</w:t>
      </w:r>
      <w:r w:rsidRPr="00D0390D">
        <w:t>“</w:t>
      </w:r>
      <w:r w:rsidRPr="00D0390D">
        <w:t>用户详情</w:t>
      </w:r>
      <w:r w:rsidRPr="00D0390D">
        <w:t>”</w:t>
      </w:r>
      <w:r w:rsidRPr="00D0390D">
        <w:t>页面后，点击</w:t>
      </w:r>
      <w:r w:rsidRPr="00D0390D">
        <w:t>“</w:t>
      </w:r>
      <w:r w:rsidRPr="00D0390D">
        <w:t>重置密码</w:t>
      </w:r>
      <w:r w:rsidRPr="00D0390D">
        <w:t>”</w:t>
      </w:r>
      <w:r w:rsidRPr="00D0390D">
        <w:t>即可，重置后</w:t>
      </w:r>
      <w:r>
        <w:rPr>
          <w:rFonts w:hint="eastAsia"/>
        </w:rPr>
        <w:t>初始</w:t>
      </w:r>
      <w:r w:rsidRPr="00D0390D">
        <w:t>密码为</w:t>
      </w:r>
      <w:r w:rsidRPr="00D0390D">
        <w:t>“123456”</w:t>
      </w:r>
      <w:r w:rsidRPr="00D0390D">
        <w:t>。</w:t>
      </w:r>
    </w:p>
    <w:p w14:paraId="2E2B55D4" w14:textId="70AB5464" w:rsidR="0018755F" w:rsidRDefault="0018755F" w:rsidP="0018755F">
      <w:r w:rsidRPr="00D0390D">
        <w:rPr>
          <w:color w:val="FFFFFF" w:themeColor="background1"/>
          <w:highlight w:val="black"/>
        </w:rPr>
        <w:t xml:space="preserve">  </w:t>
      </w:r>
      <w:r w:rsidRPr="00D0390D">
        <w:rPr>
          <w:color w:val="FFFFFF" w:themeColor="background1"/>
          <w:highlight w:val="black"/>
        </w:rPr>
        <w:t>注意</w:t>
      </w:r>
      <w:r w:rsidRPr="00D0390D">
        <w:rPr>
          <w:color w:val="FFFFFF" w:themeColor="background1"/>
          <w:highlight w:val="black"/>
        </w:rPr>
        <w:t xml:space="preserve">  </w:t>
      </w:r>
      <w:r w:rsidRPr="00D0390D">
        <w:rPr>
          <w:color w:val="FFFFFF" w:themeColor="background1"/>
        </w:rPr>
        <w:t xml:space="preserve">  </w:t>
      </w:r>
      <w:r w:rsidRPr="00D0390D">
        <w:t>管理员需通知用户在密码重置后应尽快修改个人</w:t>
      </w:r>
      <w:proofErr w:type="gramStart"/>
      <w:r w:rsidRPr="00D0390D">
        <w:t>帐号</w:t>
      </w:r>
      <w:proofErr w:type="gramEnd"/>
      <w:r w:rsidRPr="00D0390D">
        <w:t>密码。</w:t>
      </w:r>
    </w:p>
    <w:p w14:paraId="07E392FF" w14:textId="77777777" w:rsidR="0018755F" w:rsidRPr="00D0390D" w:rsidRDefault="0018755F" w:rsidP="0018755F">
      <w:pPr>
        <w:rPr>
          <w:rFonts w:eastAsia="宋体"/>
        </w:rPr>
      </w:pPr>
    </w:p>
    <w:p w14:paraId="44B9F187" w14:textId="77777777" w:rsidR="0018755F" w:rsidRPr="00D0390D" w:rsidRDefault="0018755F" w:rsidP="00FF7631">
      <w:pPr>
        <w:pStyle w:val="4"/>
        <w:numPr>
          <w:ilvl w:val="2"/>
          <w:numId w:val="6"/>
        </w:numPr>
        <w:rPr>
          <w:rFonts w:ascii="Times New Roman" w:hAnsi="Times New Roman" w:cs="Times New Roman"/>
        </w:rPr>
      </w:pPr>
      <w:r w:rsidRPr="00D0390D">
        <w:rPr>
          <w:rFonts w:ascii="Times New Roman" w:hAnsi="Times New Roman" w:cs="Times New Roman"/>
        </w:rPr>
        <w:t>用户</w:t>
      </w:r>
      <w:proofErr w:type="gramStart"/>
      <w:r w:rsidRPr="00D0390D">
        <w:rPr>
          <w:rFonts w:ascii="Times New Roman" w:hAnsi="Times New Roman" w:cs="Times New Roman"/>
        </w:rPr>
        <w:t>帐号</w:t>
      </w:r>
      <w:proofErr w:type="gramEnd"/>
      <w:r w:rsidRPr="00D0390D">
        <w:rPr>
          <w:rFonts w:ascii="Times New Roman" w:hAnsi="Times New Roman" w:cs="Times New Roman"/>
        </w:rPr>
        <w:t>的禁用和启用</w:t>
      </w:r>
    </w:p>
    <w:p w14:paraId="2C73B391" w14:textId="57AFE425" w:rsidR="0018755F" w:rsidRPr="00D0390D" w:rsidRDefault="0018755F" w:rsidP="0018755F">
      <w:pPr>
        <w:rPr>
          <w:color w:val="333333"/>
          <w:shd w:val="clear" w:color="auto" w:fill="FFFFFF"/>
        </w:rPr>
      </w:pPr>
      <w:r w:rsidRPr="00D0390D">
        <w:t>管理员有权禁用和启用普通用户和访客的</w:t>
      </w:r>
      <w:proofErr w:type="gramStart"/>
      <w:r w:rsidRPr="00D0390D">
        <w:t>帐号</w:t>
      </w:r>
      <w:proofErr w:type="gramEnd"/>
      <w:r w:rsidRPr="00D0390D">
        <w:t>。在创建新用户时，</w:t>
      </w:r>
      <w:r w:rsidRPr="00D0390D">
        <w:rPr>
          <w:color w:val="333333"/>
          <w:shd w:val="clear" w:color="auto" w:fill="FFFFFF"/>
        </w:rPr>
        <w:t>“</w:t>
      </w:r>
      <w:r>
        <w:rPr>
          <w:rFonts w:hint="eastAsia"/>
          <w:color w:val="000000" w:themeColor="text1"/>
        </w:rPr>
        <w:t>启用</w:t>
      </w:r>
      <w:r w:rsidRPr="00D0390D">
        <w:rPr>
          <w:color w:val="333333"/>
          <w:shd w:val="clear" w:color="auto" w:fill="FFFFFF"/>
        </w:rPr>
        <w:t>”</w:t>
      </w:r>
      <w:r w:rsidRPr="00D0390D">
        <w:rPr>
          <w:color w:val="000000" w:themeColor="text1"/>
        </w:rPr>
        <w:t>选项默认选择</w:t>
      </w:r>
      <w:r w:rsidRPr="00D0390D">
        <w:rPr>
          <w:color w:val="333333"/>
          <w:shd w:val="clear" w:color="auto" w:fill="FFFFFF"/>
        </w:rPr>
        <w:t>“</w:t>
      </w:r>
      <w:r>
        <w:rPr>
          <w:rFonts w:hint="eastAsia"/>
          <w:color w:val="000000" w:themeColor="text1"/>
        </w:rPr>
        <w:t>是</w:t>
      </w:r>
      <w:r w:rsidRPr="00D0390D">
        <w:rPr>
          <w:color w:val="333333"/>
          <w:shd w:val="clear" w:color="auto" w:fill="FFFFFF"/>
        </w:rPr>
        <w:t>”</w:t>
      </w:r>
      <w:r w:rsidRPr="00D0390D">
        <w:rPr>
          <w:color w:val="000000" w:themeColor="text1"/>
        </w:rPr>
        <w:t>，如选择</w:t>
      </w:r>
      <w:r>
        <w:rPr>
          <w:rFonts w:hint="eastAsia"/>
          <w:color w:val="333333"/>
          <w:shd w:val="clear" w:color="auto" w:fill="FFFFFF"/>
        </w:rPr>
        <w:t>否</w:t>
      </w:r>
      <w:proofErr w:type="gramStart"/>
      <w:r w:rsidRPr="00D0390D">
        <w:rPr>
          <w:color w:val="333333"/>
          <w:shd w:val="clear" w:color="auto" w:fill="FFFFFF"/>
        </w:rPr>
        <w:t>”</w:t>
      </w:r>
      <w:proofErr w:type="gramEnd"/>
      <w:r w:rsidRPr="00D0390D">
        <w:rPr>
          <w:color w:val="333333"/>
          <w:shd w:val="clear" w:color="auto" w:fill="FFFFFF"/>
        </w:rPr>
        <w:t>则</w:t>
      </w:r>
      <w:proofErr w:type="gramStart"/>
      <w:r w:rsidRPr="00D0390D">
        <w:rPr>
          <w:color w:val="333333"/>
          <w:shd w:val="clear" w:color="auto" w:fill="FFFFFF"/>
        </w:rPr>
        <w:t>该</w:t>
      </w:r>
      <w:proofErr w:type="gramEnd"/>
      <w:r w:rsidRPr="00D0390D">
        <w:rPr>
          <w:color w:val="333333"/>
          <w:shd w:val="clear" w:color="auto" w:fill="FFFFFF"/>
        </w:rPr>
        <w:t>帐号创建完成后处于禁用的状态。如</w:t>
      </w:r>
      <w:r w:rsidRPr="00D0390D">
        <w:rPr>
          <w:color w:val="000000" w:themeColor="text1"/>
        </w:rPr>
        <w:t>需恢复至可用状态，可在用户管理列表中相应记录的操作栏中点击</w:t>
      </w:r>
      <w:r>
        <w:rPr>
          <w:noProof/>
        </w:rPr>
        <w:drawing>
          <wp:inline distT="0" distB="0" distL="0" distR="0" wp14:anchorId="05E8A160" wp14:editId="4883A496">
            <wp:extent cx="228600" cy="2381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390D">
        <w:rPr>
          <w:color w:val="333333"/>
          <w:shd w:val="clear" w:color="auto" w:fill="FFFFFF"/>
        </w:rPr>
        <w:t>，</w:t>
      </w:r>
      <w:r>
        <w:rPr>
          <w:rFonts w:hint="eastAsia"/>
          <w:color w:val="333333"/>
          <w:shd w:val="clear" w:color="auto" w:fill="FFFFFF"/>
        </w:rPr>
        <w:t>进入用户编辑页面</w:t>
      </w:r>
      <w:r w:rsidR="009E092F">
        <w:rPr>
          <w:rFonts w:hint="eastAsia"/>
          <w:color w:val="333333"/>
          <w:shd w:val="clear" w:color="auto" w:fill="FFFFFF"/>
        </w:rPr>
        <w:t>进行操作</w:t>
      </w:r>
      <w:r w:rsidRPr="00D0390D">
        <w:rPr>
          <w:color w:val="333333"/>
          <w:shd w:val="clear" w:color="auto" w:fill="FFFFFF"/>
        </w:rPr>
        <w:t>。</w:t>
      </w:r>
    </w:p>
    <w:p w14:paraId="6DBC8E40" w14:textId="77777777" w:rsidR="0018755F" w:rsidRPr="00D0390D" w:rsidRDefault="0018755F" w:rsidP="0018755F">
      <w:pPr>
        <w:rPr>
          <w:shd w:val="clear" w:color="auto" w:fill="FFFFFF"/>
        </w:rPr>
      </w:pPr>
      <w:r w:rsidRPr="00D0390D">
        <w:rPr>
          <w:color w:val="FFFFFF" w:themeColor="background1"/>
          <w:highlight w:val="black"/>
        </w:rPr>
        <w:t xml:space="preserve">  </w:t>
      </w:r>
      <w:r w:rsidRPr="00D0390D">
        <w:rPr>
          <w:color w:val="FFFFFF" w:themeColor="background1"/>
          <w:highlight w:val="black"/>
        </w:rPr>
        <w:t>注意</w:t>
      </w:r>
      <w:r w:rsidRPr="00D0390D">
        <w:rPr>
          <w:color w:val="FFFFFF" w:themeColor="background1"/>
          <w:highlight w:val="black"/>
        </w:rPr>
        <w:t xml:space="preserve">  </w:t>
      </w:r>
      <w:r w:rsidRPr="00D0390D">
        <w:rPr>
          <w:color w:val="FFFFFF" w:themeColor="background1"/>
        </w:rPr>
        <w:t xml:space="preserve"> </w:t>
      </w:r>
      <w:r w:rsidRPr="00D0390D">
        <w:t xml:space="preserve"> </w:t>
      </w:r>
      <w:r w:rsidRPr="00D0390D">
        <w:t>管理员不能禁用或者启用同级用户的</w:t>
      </w:r>
      <w:proofErr w:type="gramStart"/>
      <w:r w:rsidRPr="00D0390D">
        <w:t>帐号</w:t>
      </w:r>
      <w:proofErr w:type="gramEnd"/>
      <w:r w:rsidRPr="00D0390D">
        <w:t>。</w:t>
      </w:r>
    </w:p>
    <w:p w14:paraId="6C3ACF36" w14:textId="77777777" w:rsidR="0018755F" w:rsidRPr="0018755F" w:rsidRDefault="0018755F" w:rsidP="0018755F"/>
    <w:p w14:paraId="36BEA437" w14:textId="5633543C" w:rsidR="00A8795C" w:rsidRPr="00D0390D" w:rsidRDefault="00A8795C" w:rsidP="00FF7631">
      <w:pPr>
        <w:pStyle w:val="3"/>
        <w:numPr>
          <w:ilvl w:val="1"/>
          <w:numId w:val="6"/>
        </w:numPr>
        <w:rPr>
          <w:rFonts w:ascii="Times New Roman" w:eastAsia="宋体" w:hAnsi="Times New Roman" w:cs="Times New Roman"/>
        </w:rPr>
      </w:pPr>
      <w:bookmarkStart w:id="44" w:name="_Toc499804261"/>
      <w:bookmarkEnd w:id="42"/>
      <w:r w:rsidRPr="00D0390D">
        <w:rPr>
          <w:rFonts w:ascii="Times New Roman" w:eastAsia="宋体" w:hAnsi="Times New Roman" w:cs="Times New Roman"/>
        </w:rPr>
        <w:t>用户管理（</w:t>
      </w:r>
      <w:r w:rsidR="006A4D77">
        <w:rPr>
          <w:rFonts w:ascii="Times New Roman" w:eastAsia="宋体" w:hAnsi="Times New Roman" w:cs="Times New Roman" w:hint="eastAsia"/>
        </w:rPr>
        <w:t>二、三级用户</w:t>
      </w:r>
      <w:r w:rsidRPr="00D0390D">
        <w:rPr>
          <w:rFonts w:ascii="Times New Roman" w:eastAsia="宋体" w:hAnsi="Times New Roman" w:cs="Times New Roman"/>
        </w:rPr>
        <w:t>）</w:t>
      </w:r>
      <w:bookmarkEnd w:id="44"/>
    </w:p>
    <w:p w14:paraId="4AAE9A10" w14:textId="178E3CAE" w:rsidR="00E06BAC" w:rsidRPr="00D0390D" w:rsidRDefault="006B154E" w:rsidP="006F5077">
      <w:r w:rsidRPr="00D0390D">
        <w:t>此处的用户是指</w:t>
      </w:r>
      <w:r w:rsidR="006A4D77">
        <w:rPr>
          <w:rFonts w:hint="eastAsia"/>
        </w:rPr>
        <w:t>二级和</w:t>
      </w:r>
      <w:r w:rsidRPr="00D0390D">
        <w:t>三级用户。</w:t>
      </w:r>
      <w:r w:rsidR="006A4D77">
        <w:rPr>
          <w:rFonts w:hint="eastAsia"/>
        </w:rPr>
        <w:t>二三级</w:t>
      </w:r>
      <w:r w:rsidRPr="00D0390D">
        <w:t>用户拥有的权限为：</w:t>
      </w:r>
      <w:r w:rsidR="006A4D77">
        <w:rPr>
          <w:rFonts w:hint="eastAsia"/>
        </w:rPr>
        <w:t>查看</w:t>
      </w:r>
      <w:r w:rsidRPr="00D0390D">
        <w:t>编辑个人</w:t>
      </w:r>
      <w:proofErr w:type="gramStart"/>
      <w:r w:rsidRPr="00D0390D">
        <w:t>帐户</w:t>
      </w:r>
      <w:proofErr w:type="gramEnd"/>
      <w:r w:rsidRPr="00D0390D">
        <w:t>信息及修改个人密码；</w:t>
      </w:r>
      <w:r w:rsidR="006A4D77" w:rsidRPr="00D0390D">
        <w:t xml:space="preserve"> </w:t>
      </w:r>
    </w:p>
    <w:p w14:paraId="2759279D" w14:textId="28F5DBDE" w:rsidR="00BE5349" w:rsidRPr="00D0390D" w:rsidRDefault="00BE0F9D" w:rsidP="00FF7631">
      <w:pPr>
        <w:pStyle w:val="4"/>
        <w:numPr>
          <w:ilvl w:val="2"/>
          <w:numId w:val="7"/>
        </w:numPr>
        <w:rPr>
          <w:rFonts w:ascii="Times New Roman" w:hAnsi="Times New Roman" w:cs="Times New Roman"/>
        </w:rPr>
      </w:pPr>
      <w:bookmarkStart w:id="45" w:name="_Toc499804262"/>
      <w:r>
        <w:rPr>
          <w:rFonts w:ascii="Times New Roman" w:hAnsi="Times New Roman" w:cs="Times New Roman" w:hint="eastAsia"/>
        </w:rPr>
        <w:t>查看</w:t>
      </w:r>
      <w:r w:rsidR="00BE5349" w:rsidRPr="00D0390D">
        <w:rPr>
          <w:rFonts w:ascii="Times New Roman" w:hAnsi="Times New Roman" w:cs="Times New Roman"/>
        </w:rPr>
        <w:t>用户详情</w:t>
      </w:r>
      <w:bookmarkEnd w:id="45"/>
    </w:p>
    <w:p w14:paraId="225176AC" w14:textId="2DB0BE06" w:rsidR="00C84132" w:rsidRPr="00D0390D" w:rsidRDefault="000F6386" w:rsidP="00C84132">
      <w:r w:rsidRPr="00D0390D">
        <w:t>点击左侧导航栏的</w:t>
      </w:r>
      <w:r w:rsidRPr="00D0390D">
        <w:t>“</w:t>
      </w:r>
      <w:r w:rsidR="006A4D77">
        <w:rPr>
          <w:rFonts w:hint="eastAsia"/>
        </w:rPr>
        <w:t>个人信息</w:t>
      </w:r>
      <w:r w:rsidRPr="00D0390D">
        <w:t>”</w:t>
      </w:r>
      <w:r w:rsidR="00C84132" w:rsidRPr="00D0390D">
        <w:t>，</w:t>
      </w:r>
      <w:r w:rsidR="0098341A" w:rsidRPr="00D0390D">
        <w:t>进</w:t>
      </w:r>
      <w:r w:rsidR="00221B9E" w:rsidRPr="00D0390D">
        <w:t>入</w:t>
      </w:r>
      <w:r w:rsidR="0098341A" w:rsidRPr="00D0390D">
        <w:t>本</w:t>
      </w:r>
      <w:proofErr w:type="gramStart"/>
      <w:r w:rsidR="0098341A" w:rsidRPr="00D0390D">
        <w:t>帐户</w:t>
      </w:r>
      <w:proofErr w:type="gramEnd"/>
      <w:r w:rsidR="001101DD" w:rsidRPr="00D0390D">
        <w:t>的</w:t>
      </w:r>
      <w:r w:rsidR="001101DD" w:rsidRPr="00D0390D">
        <w:t>“</w:t>
      </w:r>
      <w:r w:rsidR="006A4D77">
        <w:rPr>
          <w:rFonts w:hint="eastAsia"/>
        </w:rPr>
        <w:t>个人信息</w:t>
      </w:r>
      <w:r w:rsidR="001101DD" w:rsidRPr="00D0390D">
        <w:t>”</w:t>
      </w:r>
      <w:r w:rsidR="0098341A" w:rsidRPr="00D0390D">
        <w:t>页</w:t>
      </w:r>
      <w:r w:rsidR="001101DD" w:rsidRPr="00D0390D">
        <w:t>面</w:t>
      </w:r>
      <w:r w:rsidR="00221B9E" w:rsidRPr="00D0390D">
        <w:t>，如下图所示</w:t>
      </w:r>
      <w:r w:rsidR="0098341A" w:rsidRPr="00D0390D">
        <w:t>。</w:t>
      </w:r>
    </w:p>
    <w:p w14:paraId="5068B0B1" w14:textId="011BD180" w:rsidR="00853149" w:rsidRPr="00BE0F9D" w:rsidRDefault="006A4D77" w:rsidP="00C84132">
      <w:r>
        <w:rPr>
          <w:noProof/>
        </w:rPr>
        <w:lastRenderedPageBreak/>
        <w:drawing>
          <wp:inline distT="0" distB="0" distL="0" distR="0" wp14:anchorId="6155CF7D" wp14:editId="4C96E0B1">
            <wp:extent cx="6188710" cy="454152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F4D97" w14:textId="77777777" w:rsidR="00853149" w:rsidRPr="00D0390D" w:rsidRDefault="00853149" w:rsidP="00FF7631">
      <w:pPr>
        <w:pStyle w:val="4"/>
        <w:numPr>
          <w:ilvl w:val="2"/>
          <w:numId w:val="7"/>
        </w:numPr>
        <w:rPr>
          <w:rFonts w:ascii="Times New Roman" w:hAnsi="Times New Roman" w:cs="Times New Roman"/>
        </w:rPr>
      </w:pPr>
      <w:bookmarkStart w:id="46" w:name="_Toc499804263"/>
      <w:r w:rsidRPr="00D0390D">
        <w:rPr>
          <w:rFonts w:ascii="Times New Roman" w:hAnsi="Times New Roman" w:cs="Times New Roman"/>
        </w:rPr>
        <w:t>修改密码</w:t>
      </w:r>
      <w:bookmarkEnd w:id="46"/>
    </w:p>
    <w:p w14:paraId="62DF4568" w14:textId="147C283B" w:rsidR="00FC5AAE" w:rsidRPr="00BE0F9D" w:rsidRDefault="00BE0F9D" w:rsidP="00853149">
      <w:r w:rsidRPr="00D0390D">
        <w:t>点击页</w:t>
      </w:r>
      <w:r>
        <w:rPr>
          <w:rFonts w:hint="eastAsia"/>
        </w:rPr>
        <w:t>面</w:t>
      </w:r>
      <w:r w:rsidRPr="00D0390D">
        <w:t>中用户信息下方的</w:t>
      </w:r>
      <w:r w:rsidRPr="00D0390D">
        <w:t>“</w:t>
      </w:r>
      <w:r>
        <w:rPr>
          <w:rFonts w:hint="eastAsia"/>
        </w:rPr>
        <w:t>修改密码</w:t>
      </w:r>
      <w:r w:rsidRPr="00D0390D">
        <w:t>”</w:t>
      </w:r>
      <w:r w:rsidRPr="00D0390D">
        <w:t>按钮</w:t>
      </w:r>
      <w:r>
        <w:rPr>
          <w:noProof/>
        </w:rPr>
        <w:drawing>
          <wp:inline distT="0" distB="0" distL="0" distR="0" wp14:anchorId="7CC12994" wp14:editId="1964FF31">
            <wp:extent cx="676275" cy="28889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83090" cy="29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390D">
        <w:t>，进入</w:t>
      </w:r>
      <w:r w:rsidRPr="00D0390D">
        <w:t>“</w:t>
      </w:r>
      <w:r>
        <w:rPr>
          <w:rFonts w:hint="eastAsia"/>
        </w:rPr>
        <w:t>修改密码</w:t>
      </w:r>
      <w:r w:rsidRPr="00D0390D">
        <w:t>”</w:t>
      </w:r>
      <w:r w:rsidRPr="00D0390D">
        <w:t>页面。</w:t>
      </w:r>
    </w:p>
    <w:p w14:paraId="2A769DB2" w14:textId="3397932E" w:rsidR="001B44CB" w:rsidRPr="00D0390D" w:rsidRDefault="00BE0F9D" w:rsidP="00853149">
      <w:pPr>
        <w:rPr>
          <w:rFonts w:eastAsia="宋体"/>
        </w:rPr>
      </w:pPr>
      <w:r>
        <w:rPr>
          <w:noProof/>
        </w:rPr>
        <w:drawing>
          <wp:inline distT="0" distB="0" distL="0" distR="0" wp14:anchorId="58F62420" wp14:editId="75D4C659">
            <wp:extent cx="4543425" cy="26860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7342" w14:textId="77777777" w:rsidR="00853149" w:rsidRPr="00D0390D" w:rsidRDefault="00853149" w:rsidP="00853149">
      <w:pPr>
        <w:rPr>
          <w:rFonts w:eastAsia="宋体"/>
        </w:rPr>
      </w:pPr>
    </w:p>
    <w:p w14:paraId="5E2E6A4A" w14:textId="77777777" w:rsidR="007E5DAC" w:rsidRPr="00D0390D" w:rsidRDefault="007E5DAC">
      <w:r w:rsidRPr="00D0390D">
        <w:br w:type="page"/>
      </w:r>
    </w:p>
    <w:p w14:paraId="35B08561" w14:textId="77777777" w:rsidR="007E5DAC" w:rsidRPr="00D0390D" w:rsidRDefault="007E5DAC" w:rsidP="00FF7631">
      <w:pPr>
        <w:pStyle w:val="3"/>
        <w:numPr>
          <w:ilvl w:val="1"/>
          <w:numId w:val="7"/>
        </w:numPr>
        <w:rPr>
          <w:rFonts w:ascii="Times New Roman" w:eastAsia="宋体" w:hAnsi="Times New Roman" w:cs="Times New Roman"/>
        </w:rPr>
      </w:pPr>
      <w:bookmarkStart w:id="47" w:name="_Toc499804264"/>
      <w:r w:rsidRPr="00D0390D">
        <w:rPr>
          <w:rFonts w:ascii="Times New Roman" w:eastAsia="宋体" w:hAnsi="Times New Roman" w:cs="Times New Roman"/>
        </w:rPr>
        <w:lastRenderedPageBreak/>
        <w:t>帮助</w:t>
      </w:r>
      <w:bookmarkEnd w:id="47"/>
    </w:p>
    <w:p w14:paraId="4FF9B4AD" w14:textId="77777777" w:rsidR="00061D93" w:rsidRPr="00D0390D" w:rsidRDefault="00061D93" w:rsidP="00D87CE5">
      <w:r w:rsidRPr="00D0390D">
        <w:t>帮助中可以查看操作手册，主要是提示一些常用功能的操作方法。</w:t>
      </w:r>
    </w:p>
    <w:p w14:paraId="399533E7" w14:textId="77777777" w:rsidR="00141762" w:rsidRPr="00D0390D" w:rsidRDefault="00141762">
      <w:r w:rsidRPr="00D0390D">
        <w:br w:type="page"/>
      </w:r>
    </w:p>
    <w:p w14:paraId="2BF503B4" w14:textId="03374221" w:rsidR="00D83FB4" w:rsidRPr="00D0390D" w:rsidRDefault="009F3E6D" w:rsidP="00EB66A4">
      <w:pPr>
        <w:pStyle w:val="20"/>
        <w:jc w:val="left"/>
        <w:rPr>
          <w:rFonts w:ascii="Times New Roman" w:hAnsi="Times New Roman" w:cs="Times New Roman"/>
        </w:rPr>
      </w:pPr>
      <w:bookmarkStart w:id="48" w:name="_Toc499804265"/>
      <w:r w:rsidRPr="00D0390D">
        <w:rPr>
          <w:rFonts w:ascii="Times New Roman" w:hAnsi="Times New Roman" w:cs="Times New Roman"/>
        </w:rPr>
        <w:lastRenderedPageBreak/>
        <w:t>附录</w:t>
      </w:r>
      <w:proofErr w:type="gramStart"/>
      <w:r w:rsidR="00141762" w:rsidRPr="00D0390D">
        <w:rPr>
          <w:rFonts w:ascii="Times New Roman" w:hAnsi="Times New Roman" w:cs="Times New Roman"/>
        </w:rPr>
        <w:t>一</w:t>
      </w:r>
      <w:proofErr w:type="gramEnd"/>
      <w:r w:rsidR="00141762" w:rsidRPr="00D0390D">
        <w:rPr>
          <w:rFonts w:ascii="Times New Roman" w:hAnsi="Times New Roman" w:cs="Times New Roman"/>
        </w:rPr>
        <w:t>：</w:t>
      </w:r>
      <w:r w:rsidR="000767E2">
        <w:rPr>
          <w:rFonts w:ascii="Times New Roman" w:hAnsi="Times New Roman" w:cs="Times New Roman" w:hint="eastAsia"/>
        </w:rPr>
        <w:t>翻译系统</w:t>
      </w:r>
      <w:r w:rsidR="00141762" w:rsidRPr="00D0390D">
        <w:rPr>
          <w:rFonts w:ascii="Times New Roman" w:hAnsi="Times New Roman" w:cs="Times New Roman"/>
        </w:rPr>
        <w:t>中的各个状态注解</w:t>
      </w:r>
      <w:bookmarkEnd w:id="48"/>
    </w:p>
    <w:p w14:paraId="719BE19C" w14:textId="75BFF812" w:rsidR="005B170E" w:rsidRPr="00D0390D" w:rsidRDefault="00182FED" w:rsidP="00046682">
      <w:pPr>
        <w:rPr>
          <w:b/>
          <w:color w:val="5B9BD5" w:themeColor="accent1"/>
          <w:sz w:val="28"/>
          <w:szCs w:val="28"/>
        </w:rPr>
      </w:pPr>
      <w:r w:rsidRPr="00D0390D">
        <w:rPr>
          <w:b/>
          <w:color w:val="5B9BD5" w:themeColor="accent1"/>
          <w:sz w:val="28"/>
          <w:szCs w:val="28"/>
        </w:rPr>
        <w:t>1</w:t>
      </w:r>
      <w:r w:rsidRPr="00D0390D">
        <w:rPr>
          <w:b/>
          <w:color w:val="5B9BD5" w:themeColor="accent1"/>
          <w:sz w:val="28"/>
          <w:szCs w:val="28"/>
        </w:rPr>
        <w:t>、</w:t>
      </w:r>
      <w:r w:rsidR="00594D56">
        <w:rPr>
          <w:rFonts w:hint="eastAsia"/>
          <w:b/>
          <w:color w:val="5B9BD5" w:themeColor="accent1"/>
          <w:sz w:val="28"/>
          <w:szCs w:val="28"/>
        </w:rPr>
        <w:t>用户管理</w:t>
      </w:r>
      <w:r w:rsidR="001A03E1" w:rsidRPr="00D0390D">
        <w:rPr>
          <w:b/>
          <w:color w:val="5B9BD5" w:themeColor="accent1"/>
          <w:sz w:val="28"/>
          <w:szCs w:val="28"/>
        </w:rPr>
        <w:t>列表中</w:t>
      </w:r>
      <w:r w:rsidR="00594D56">
        <w:rPr>
          <w:rFonts w:hint="eastAsia"/>
          <w:b/>
          <w:color w:val="5B9BD5" w:themeColor="accent1"/>
          <w:sz w:val="28"/>
          <w:szCs w:val="28"/>
        </w:rPr>
        <w:t>状态栏</w:t>
      </w:r>
      <w:r w:rsidR="001A03E1" w:rsidRPr="00D0390D">
        <w:rPr>
          <w:b/>
          <w:color w:val="5B9BD5" w:themeColor="accent1"/>
          <w:sz w:val="28"/>
          <w:szCs w:val="28"/>
        </w:rPr>
        <w:t>的</w:t>
      </w:r>
      <w:r w:rsidR="001A03E1" w:rsidRPr="00D0390D">
        <w:rPr>
          <w:b/>
          <w:color w:val="5B9BD5" w:themeColor="accent1"/>
          <w:sz w:val="28"/>
          <w:szCs w:val="28"/>
        </w:rPr>
        <w:t>“</w:t>
      </w:r>
      <w:r w:rsidR="00594D56">
        <w:rPr>
          <w:rFonts w:hint="eastAsia"/>
          <w:b/>
          <w:color w:val="5B9BD5" w:themeColor="accent1"/>
          <w:sz w:val="28"/>
          <w:szCs w:val="28"/>
        </w:rPr>
        <w:t>未启用</w:t>
      </w:r>
      <w:r w:rsidR="001A03E1" w:rsidRPr="00D0390D">
        <w:rPr>
          <w:b/>
          <w:color w:val="5B9BD5" w:themeColor="accent1"/>
          <w:sz w:val="28"/>
          <w:szCs w:val="28"/>
        </w:rPr>
        <w:t>”</w:t>
      </w:r>
      <w:r w:rsidR="00594D56">
        <w:rPr>
          <w:rFonts w:hint="eastAsia"/>
          <w:b/>
          <w:color w:val="5B9BD5" w:themeColor="accent1"/>
          <w:sz w:val="28"/>
          <w:szCs w:val="28"/>
        </w:rPr>
        <w:t>和“已启用”</w:t>
      </w:r>
    </w:p>
    <w:p w14:paraId="049072DA" w14:textId="70C37D71" w:rsidR="00046682" w:rsidRPr="00D0390D" w:rsidRDefault="00594D56" w:rsidP="00046682">
      <w:r>
        <w:rPr>
          <w:rFonts w:hint="eastAsia"/>
        </w:rPr>
        <w:t>“未启用”表示当前行的用户无法使用；“已启用”表示当前行的用户可以使用。</w:t>
      </w:r>
    </w:p>
    <w:p w14:paraId="3492BF4E" w14:textId="31779613" w:rsidR="00064B79" w:rsidRPr="00D0390D" w:rsidRDefault="001A03E1" w:rsidP="00046682">
      <w:pPr>
        <w:rPr>
          <w:b/>
          <w:color w:val="5B9BD5" w:themeColor="accent1"/>
          <w:sz w:val="28"/>
          <w:szCs w:val="28"/>
        </w:rPr>
      </w:pPr>
      <w:r w:rsidRPr="00D0390D">
        <w:rPr>
          <w:b/>
          <w:color w:val="5B9BD5" w:themeColor="accent1"/>
          <w:sz w:val="28"/>
          <w:szCs w:val="28"/>
        </w:rPr>
        <w:t>2</w:t>
      </w:r>
      <w:r w:rsidRPr="00D0390D">
        <w:rPr>
          <w:b/>
          <w:color w:val="5B9BD5" w:themeColor="accent1"/>
          <w:sz w:val="28"/>
          <w:szCs w:val="28"/>
        </w:rPr>
        <w:t>、</w:t>
      </w:r>
      <w:r w:rsidR="00594D56">
        <w:rPr>
          <w:rFonts w:hint="eastAsia"/>
          <w:b/>
          <w:color w:val="5B9BD5" w:themeColor="accent1"/>
          <w:sz w:val="28"/>
          <w:szCs w:val="28"/>
        </w:rPr>
        <w:t>翻译列表</w:t>
      </w:r>
      <w:r w:rsidR="00064B79" w:rsidRPr="00D0390D">
        <w:rPr>
          <w:b/>
          <w:color w:val="5B9BD5" w:themeColor="accent1"/>
          <w:sz w:val="28"/>
          <w:szCs w:val="28"/>
        </w:rPr>
        <w:t>中的</w:t>
      </w:r>
      <w:r w:rsidR="00064B79" w:rsidRPr="00D0390D">
        <w:rPr>
          <w:b/>
          <w:color w:val="5B9BD5" w:themeColor="accent1"/>
          <w:sz w:val="28"/>
          <w:szCs w:val="28"/>
        </w:rPr>
        <w:t>“</w:t>
      </w:r>
      <w:r w:rsidR="00064B79" w:rsidRPr="00D0390D">
        <w:rPr>
          <w:b/>
          <w:color w:val="5B9BD5" w:themeColor="accent1"/>
          <w:sz w:val="28"/>
          <w:szCs w:val="28"/>
        </w:rPr>
        <w:t>未</w:t>
      </w:r>
      <w:r w:rsidR="00594D56">
        <w:rPr>
          <w:rFonts w:hint="eastAsia"/>
          <w:b/>
          <w:color w:val="5B9BD5" w:themeColor="accent1"/>
          <w:sz w:val="28"/>
          <w:szCs w:val="28"/>
        </w:rPr>
        <w:t>锁定</w:t>
      </w:r>
      <w:r w:rsidR="00064B79" w:rsidRPr="00D0390D">
        <w:rPr>
          <w:b/>
          <w:color w:val="5B9BD5" w:themeColor="accent1"/>
          <w:sz w:val="28"/>
          <w:szCs w:val="28"/>
        </w:rPr>
        <w:t>”</w:t>
      </w:r>
      <w:r w:rsidR="00594D56">
        <w:rPr>
          <w:rFonts w:hint="eastAsia"/>
          <w:b/>
          <w:color w:val="5B9BD5" w:themeColor="accent1"/>
          <w:sz w:val="28"/>
          <w:szCs w:val="28"/>
        </w:rPr>
        <w:t>和“已锁定”</w:t>
      </w:r>
    </w:p>
    <w:p w14:paraId="7CC1F052" w14:textId="7BEB7CED" w:rsidR="001A03E1" w:rsidRDefault="00594D56" w:rsidP="00046682">
      <w:r>
        <w:rPr>
          <w:rFonts w:hint="eastAsia"/>
        </w:rPr>
        <w:t>“未锁定”表示当前条目可以直接加入到待分配列表，等待管理员分配；</w:t>
      </w:r>
    </w:p>
    <w:p w14:paraId="542E453A" w14:textId="696A2D20" w:rsidR="00594D56" w:rsidRPr="00D0390D" w:rsidRDefault="00594D56" w:rsidP="00046682">
      <w:r>
        <w:rPr>
          <w:rFonts w:hint="eastAsia"/>
        </w:rPr>
        <w:t>“已锁定”表示当前条目已经被管理员锁定，需要先解锁才可以加入待分配列表。</w:t>
      </w:r>
    </w:p>
    <w:p w14:paraId="372D6397" w14:textId="77777777" w:rsidR="00046682" w:rsidRPr="00D0390D" w:rsidRDefault="00046682" w:rsidP="00046682"/>
    <w:p w14:paraId="63525D9D" w14:textId="2871165A" w:rsidR="0014793B" w:rsidRPr="00D0390D" w:rsidRDefault="00401BDD" w:rsidP="00046682">
      <w:pPr>
        <w:rPr>
          <w:b/>
          <w:color w:val="5B9BD5" w:themeColor="accent1"/>
          <w:sz w:val="28"/>
          <w:szCs w:val="28"/>
        </w:rPr>
      </w:pPr>
      <w:r w:rsidRPr="00D0390D">
        <w:rPr>
          <w:b/>
          <w:color w:val="5B9BD5" w:themeColor="accent1"/>
          <w:sz w:val="28"/>
          <w:szCs w:val="28"/>
        </w:rPr>
        <w:t>3</w:t>
      </w:r>
      <w:r w:rsidR="005934E6" w:rsidRPr="00D0390D">
        <w:rPr>
          <w:b/>
          <w:color w:val="5B9BD5" w:themeColor="accent1"/>
          <w:sz w:val="28"/>
          <w:szCs w:val="28"/>
        </w:rPr>
        <w:t>、</w:t>
      </w:r>
      <w:r w:rsidR="00594D56">
        <w:rPr>
          <w:rFonts w:hint="eastAsia"/>
          <w:b/>
          <w:color w:val="5B9BD5" w:themeColor="accent1"/>
          <w:sz w:val="28"/>
          <w:szCs w:val="28"/>
        </w:rPr>
        <w:t>分配列表中的“未分配”</w:t>
      </w:r>
    </w:p>
    <w:p w14:paraId="69DE2DFE" w14:textId="596AF880" w:rsidR="007D1618" w:rsidRPr="00D0390D" w:rsidRDefault="00594D56" w:rsidP="00046682">
      <w:r>
        <w:rPr>
          <w:rFonts w:hint="eastAsia"/>
        </w:rPr>
        <w:t>“未分配”表示当前条目还没有分配翻译员</w:t>
      </w:r>
    </w:p>
    <w:p w14:paraId="0B9760F0" w14:textId="77777777" w:rsidR="00046682" w:rsidRPr="00D0390D" w:rsidRDefault="00046682" w:rsidP="00046682"/>
    <w:p w14:paraId="496E8DBC" w14:textId="00A94A0E" w:rsidR="007D1618" w:rsidRPr="00D0390D" w:rsidRDefault="00401BDD" w:rsidP="00046682">
      <w:pPr>
        <w:rPr>
          <w:b/>
          <w:color w:val="5B9BD5" w:themeColor="accent1"/>
          <w:sz w:val="28"/>
          <w:szCs w:val="28"/>
        </w:rPr>
      </w:pPr>
      <w:r w:rsidRPr="00D0390D">
        <w:rPr>
          <w:b/>
          <w:color w:val="5B9BD5" w:themeColor="accent1"/>
          <w:sz w:val="28"/>
          <w:szCs w:val="28"/>
        </w:rPr>
        <w:t>4</w:t>
      </w:r>
      <w:r w:rsidR="00C31858" w:rsidRPr="00D0390D">
        <w:rPr>
          <w:b/>
          <w:color w:val="5B9BD5" w:themeColor="accent1"/>
          <w:sz w:val="28"/>
          <w:szCs w:val="28"/>
        </w:rPr>
        <w:t>、</w:t>
      </w:r>
      <w:r w:rsidR="00594D56">
        <w:rPr>
          <w:rFonts w:hint="eastAsia"/>
          <w:b/>
          <w:color w:val="5B9BD5" w:themeColor="accent1"/>
          <w:sz w:val="28"/>
          <w:szCs w:val="28"/>
        </w:rPr>
        <w:t>审阅列表中的“未翻译”和“未审阅”</w:t>
      </w:r>
    </w:p>
    <w:p w14:paraId="31404821" w14:textId="5AC8D0D7" w:rsidR="00027DDF" w:rsidRPr="00D0390D" w:rsidRDefault="00594D56" w:rsidP="00046682">
      <w:r>
        <w:rPr>
          <w:rFonts w:hint="eastAsia"/>
        </w:rPr>
        <w:t>“未翻译”表示当前条目还未被翻译员翻译；“未审阅”表示当前条目已被翻译员翻译，但管理员还未进行审阅操作。</w:t>
      </w:r>
    </w:p>
    <w:p w14:paraId="0A1BE3DF" w14:textId="77777777" w:rsidR="00046682" w:rsidRPr="00D0390D" w:rsidRDefault="00046682" w:rsidP="00046682"/>
    <w:p w14:paraId="2B0733AA" w14:textId="77777777" w:rsidR="00F04A75" w:rsidRPr="00D0390D" w:rsidRDefault="00EA2583" w:rsidP="00046682">
      <w:pPr>
        <w:pStyle w:val="20"/>
        <w:spacing w:line="240" w:lineRule="auto"/>
        <w:jc w:val="left"/>
        <w:rPr>
          <w:rFonts w:ascii="Times New Roman" w:hAnsi="Times New Roman" w:cs="Times New Roman"/>
        </w:rPr>
      </w:pPr>
      <w:bookmarkStart w:id="49" w:name="_Toc499804266"/>
      <w:r w:rsidRPr="00D0390D">
        <w:rPr>
          <w:rFonts w:ascii="Times New Roman" w:hAnsi="Times New Roman" w:cs="Times New Roman"/>
        </w:rPr>
        <w:t>附录</w:t>
      </w:r>
      <w:r w:rsidR="00F04A75" w:rsidRPr="00D0390D">
        <w:rPr>
          <w:rFonts w:ascii="Times New Roman" w:hAnsi="Times New Roman" w:cs="Times New Roman"/>
        </w:rPr>
        <w:t>二：错误提示</w:t>
      </w:r>
      <w:bookmarkEnd w:id="49"/>
    </w:p>
    <w:p w14:paraId="4E55D14E" w14:textId="77777777" w:rsidR="007C73E7" w:rsidRPr="00D0390D" w:rsidRDefault="00D533BB" w:rsidP="00046682">
      <w:pPr>
        <w:rPr>
          <w:b/>
          <w:color w:val="5B9BD5" w:themeColor="accent1"/>
          <w:sz w:val="28"/>
          <w:szCs w:val="28"/>
        </w:rPr>
      </w:pPr>
      <w:r w:rsidRPr="00D0390D">
        <w:rPr>
          <w:b/>
          <w:color w:val="5B9BD5" w:themeColor="accent1"/>
          <w:sz w:val="28"/>
          <w:szCs w:val="28"/>
        </w:rPr>
        <w:t>1</w:t>
      </w:r>
      <w:r w:rsidRPr="00D0390D">
        <w:rPr>
          <w:b/>
          <w:color w:val="5B9BD5" w:themeColor="accent1"/>
          <w:sz w:val="28"/>
          <w:szCs w:val="28"/>
        </w:rPr>
        <w:t>、</w:t>
      </w:r>
      <w:r w:rsidR="007C73E7" w:rsidRPr="00D0390D">
        <w:rPr>
          <w:b/>
          <w:color w:val="5B9BD5" w:themeColor="accent1"/>
          <w:sz w:val="28"/>
          <w:szCs w:val="28"/>
        </w:rPr>
        <w:t>提示：</w:t>
      </w:r>
      <w:r w:rsidR="007C73E7" w:rsidRPr="00D0390D">
        <w:rPr>
          <w:b/>
          <w:color w:val="5B9BD5" w:themeColor="accent1"/>
          <w:sz w:val="28"/>
          <w:szCs w:val="28"/>
        </w:rPr>
        <w:t xml:space="preserve"> </w:t>
      </w:r>
      <w:r w:rsidR="007C73E7" w:rsidRPr="00D0390D">
        <w:rPr>
          <w:b/>
          <w:color w:val="5B9BD5" w:themeColor="accent1"/>
          <w:sz w:val="28"/>
          <w:szCs w:val="28"/>
        </w:rPr>
        <w:t>请联系管理员重置密码</w:t>
      </w:r>
    </w:p>
    <w:p w14:paraId="4D4B814A" w14:textId="772B606B" w:rsidR="003B70DD" w:rsidRPr="00D0390D" w:rsidRDefault="002C114F" w:rsidP="00046682">
      <w:r w:rsidRPr="00D0390D">
        <w:t>在登录页面，</w:t>
      </w:r>
      <w:r w:rsidR="00594D56">
        <w:rPr>
          <w:rFonts w:hint="eastAsia"/>
        </w:rPr>
        <w:t>鼠标移到</w:t>
      </w:r>
      <w:r w:rsidRPr="00D0390D">
        <w:t>“</w:t>
      </w:r>
      <w:r w:rsidRPr="00D0390D">
        <w:t>忘记密码</w:t>
      </w:r>
      <w:r w:rsidR="00594D56">
        <w:rPr>
          <w:rFonts w:hint="eastAsia"/>
        </w:rPr>
        <w:t>?</w:t>
      </w:r>
      <w:r w:rsidRPr="00D0390D">
        <w:t>”</w:t>
      </w:r>
      <w:r w:rsidRPr="00D0390D">
        <w:t>，页面会提示用户联系管理员，管理员会为用户重置密码。当得到管理员重置的密码后，请用户尽快修改</w:t>
      </w:r>
      <w:proofErr w:type="gramStart"/>
      <w:r w:rsidRPr="00D0390D">
        <w:t>帐号</w:t>
      </w:r>
      <w:proofErr w:type="gramEnd"/>
      <w:r w:rsidRPr="00D0390D">
        <w:t>密码。</w:t>
      </w:r>
    </w:p>
    <w:p w14:paraId="64ABD98F" w14:textId="77777777" w:rsidR="00996E63" w:rsidRPr="00D0390D" w:rsidRDefault="00996E63" w:rsidP="00046682"/>
    <w:p w14:paraId="2FC62F72" w14:textId="63B5B4A0" w:rsidR="00520B3D" w:rsidRPr="00594D56" w:rsidRDefault="00D85EBD" w:rsidP="00046682">
      <w:pPr>
        <w:rPr>
          <w:b/>
          <w:color w:val="5B9BD5" w:themeColor="accent1"/>
          <w:sz w:val="28"/>
          <w:szCs w:val="28"/>
        </w:rPr>
      </w:pPr>
      <w:r w:rsidRPr="00D0390D">
        <w:rPr>
          <w:b/>
          <w:color w:val="5B9BD5" w:themeColor="accent1"/>
          <w:sz w:val="28"/>
          <w:szCs w:val="28"/>
        </w:rPr>
        <w:t>2</w:t>
      </w:r>
      <w:r w:rsidRPr="00D0390D">
        <w:rPr>
          <w:b/>
          <w:color w:val="5B9BD5" w:themeColor="accent1"/>
          <w:sz w:val="28"/>
          <w:szCs w:val="28"/>
        </w:rPr>
        <w:t>、</w:t>
      </w:r>
      <w:r w:rsidR="00520B3D" w:rsidRPr="00D0390D">
        <w:rPr>
          <w:b/>
          <w:color w:val="5B9BD5" w:themeColor="accent1"/>
          <w:sz w:val="28"/>
          <w:szCs w:val="28"/>
        </w:rPr>
        <w:t>提示：</w:t>
      </w:r>
      <w:r w:rsidR="00594D56" w:rsidRPr="00594D56">
        <w:rPr>
          <w:rFonts w:hint="eastAsia"/>
          <w:b/>
          <w:color w:val="5B9BD5" w:themeColor="accent1"/>
          <w:sz w:val="28"/>
          <w:szCs w:val="28"/>
        </w:rPr>
        <w:t>用户未启用，不允许登录，请联系管理员启用账号</w:t>
      </w:r>
    </w:p>
    <w:p w14:paraId="611702DA" w14:textId="43EE7B4D" w:rsidR="002D28D8" w:rsidRPr="00D0390D" w:rsidRDefault="002C745C" w:rsidP="00046682">
      <w:proofErr w:type="gramStart"/>
      <w:r w:rsidRPr="00D0390D">
        <w:t>当</w:t>
      </w:r>
      <w:r w:rsidR="00594D56">
        <w:rPr>
          <w:rFonts w:hint="eastAsia"/>
        </w:rPr>
        <w:t>当前</w:t>
      </w:r>
      <w:proofErr w:type="gramEnd"/>
      <w:r w:rsidR="00594D56">
        <w:rPr>
          <w:rFonts w:hint="eastAsia"/>
        </w:rPr>
        <w:t>登录的用户状态是未启用的时候，</w:t>
      </w:r>
      <w:r w:rsidR="00180FF4">
        <w:rPr>
          <w:rFonts w:hint="eastAsia"/>
        </w:rPr>
        <w:t>会提示用户账户未启用，请联系管理员启用账号</w:t>
      </w:r>
    </w:p>
    <w:p w14:paraId="4AD54840" w14:textId="77777777" w:rsidR="00996E63" w:rsidRPr="00D0390D" w:rsidRDefault="00996E63" w:rsidP="00046682"/>
    <w:p w14:paraId="73419E08" w14:textId="22F4A52E" w:rsidR="00870A3B" w:rsidRPr="00D0390D" w:rsidRDefault="00E17544" w:rsidP="00046682">
      <w:pPr>
        <w:rPr>
          <w:b/>
          <w:color w:val="5B9BD5" w:themeColor="accent1"/>
          <w:sz w:val="28"/>
          <w:szCs w:val="28"/>
        </w:rPr>
      </w:pPr>
      <w:r w:rsidRPr="00D0390D">
        <w:rPr>
          <w:b/>
          <w:color w:val="5B9BD5" w:themeColor="accent1"/>
          <w:sz w:val="28"/>
          <w:szCs w:val="28"/>
        </w:rPr>
        <w:t>3</w:t>
      </w:r>
      <w:r w:rsidRPr="00D0390D">
        <w:rPr>
          <w:b/>
          <w:color w:val="5B9BD5" w:themeColor="accent1"/>
          <w:sz w:val="28"/>
          <w:szCs w:val="28"/>
        </w:rPr>
        <w:t>、</w:t>
      </w:r>
      <w:r w:rsidR="00E43F8F" w:rsidRPr="00D0390D">
        <w:rPr>
          <w:b/>
          <w:color w:val="5B9BD5" w:themeColor="accent1"/>
          <w:sz w:val="28"/>
          <w:szCs w:val="28"/>
        </w:rPr>
        <w:t>提示：</w:t>
      </w:r>
      <w:r w:rsidR="00180FF4" w:rsidRPr="00180FF4">
        <w:rPr>
          <w:rFonts w:hint="eastAsia"/>
          <w:b/>
          <w:color w:val="5B9BD5" w:themeColor="accent1"/>
          <w:sz w:val="28"/>
          <w:szCs w:val="28"/>
        </w:rPr>
        <w:t>验证失败，请检查用户名和密码</w:t>
      </w:r>
    </w:p>
    <w:p w14:paraId="3758907E" w14:textId="753A4187" w:rsidR="00091066" w:rsidRPr="00D0390D" w:rsidRDefault="00091066" w:rsidP="00046682">
      <w:proofErr w:type="gramStart"/>
      <w:r w:rsidRPr="00D0390D">
        <w:t>当</w:t>
      </w:r>
      <w:r w:rsidR="00180FF4">
        <w:rPr>
          <w:rFonts w:hint="eastAsia"/>
        </w:rPr>
        <w:t>当前</w:t>
      </w:r>
      <w:proofErr w:type="gramEnd"/>
      <w:r w:rsidR="00180FF4">
        <w:rPr>
          <w:rFonts w:hint="eastAsia"/>
        </w:rPr>
        <w:t>登录的用户名和密码不对的时候，提示用户检查用户名和密码。</w:t>
      </w:r>
    </w:p>
    <w:p w14:paraId="5BAC07B7" w14:textId="77777777" w:rsidR="00587DDD" w:rsidRPr="00180FF4" w:rsidRDefault="00587DDD" w:rsidP="00046682">
      <w:pPr>
        <w:rPr>
          <w:rFonts w:eastAsia="宋体"/>
        </w:rPr>
      </w:pPr>
    </w:p>
    <w:p w14:paraId="71B0DE6E" w14:textId="07C5ED7F" w:rsidR="009F15DB" w:rsidRPr="00D0390D" w:rsidRDefault="003B7CEC" w:rsidP="00046682">
      <w:pPr>
        <w:rPr>
          <w:b/>
          <w:color w:val="5B9BD5" w:themeColor="accent1"/>
          <w:sz w:val="28"/>
          <w:szCs w:val="28"/>
        </w:rPr>
      </w:pPr>
      <w:r w:rsidRPr="00D0390D">
        <w:rPr>
          <w:b/>
          <w:color w:val="5B9BD5" w:themeColor="accent1"/>
          <w:sz w:val="28"/>
          <w:szCs w:val="28"/>
        </w:rPr>
        <w:t>4</w:t>
      </w:r>
      <w:r w:rsidRPr="00D0390D">
        <w:rPr>
          <w:b/>
          <w:color w:val="5B9BD5" w:themeColor="accent1"/>
          <w:sz w:val="28"/>
          <w:szCs w:val="28"/>
        </w:rPr>
        <w:t>、</w:t>
      </w:r>
      <w:r w:rsidR="009F15DB" w:rsidRPr="00D0390D">
        <w:rPr>
          <w:b/>
          <w:color w:val="5B9BD5" w:themeColor="accent1"/>
          <w:sz w:val="28"/>
          <w:szCs w:val="28"/>
        </w:rPr>
        <w:t>提示：</w:t>
      </w:r>
      <w:r w:rsidR="00180FF4" w:rsidRPr="00180FF4">
        <w:rPr>
          <w:rFonts w:hint="eastAsia"/>
          <w:b/>
          <w:color w:val="5B9BD5" w:themeColor="accent1"/>
          <w:sz w:val="28"/>
          <w:szCs w:val="28"/>
        </w:rPr>
        <w:t>翻译员和优先级为必选项</w:t>
      </w:r>
    </w:p>
    <w:p w14:paraId="295211D5" w14:textId="51808F90" w:rsidR="009F15DB" w:rsidRPr="00D0390D" w:rsidRDefault="00180FF4" w:rsidP="00046682">
      <w:r>
        <w:rPr>
          <w:rFonts w:hint="eastAsia"/>
        </w:rPr>
        <w:t>在分配列表页面，当用户点击操作栏提交按钮的时候，如果没有填写翻译员和优先级会出现上述提示。</w:t>
      </w:r>
    </w:p>
    <w:p w14:paraId="4C82D332" w14:textId="77777777" w:rsidR="006F24CF" w:rsidRPr="00D0390D" w:rsidRDefault="006F24CF" w:rsidP="00046682">
      <w:pPr>
        <w:rPr>
          <w:rFonts w:eastAsia="宋体"/>
        </w:rPr>
      </w:pPr>
    </w:p>
    <w:p w14:paraId="51ED158E" w14:textId="00E4C49F" w:rsidR="005E31E7" w:rsidRPr="00180FF4" w:rsidRDefault="003B7CEC" w:rsidP="00046682">
      <w:pPr>
        <w:rPr>
          <w:b/>
          <w:color w:val="5B9BD5" w:themeColor="accent1"/>
          <w:sz w:val="28"/>
          <w:szCs w:val="28"/>
        </w:rPr>
      </w:pPr>
      <w:r w:rsidRPr="00D0390D">
        <w:rPr>
          <w:b/>
          <w:color w:val="5B9BD5" w:themeColor="accent1"/>
          <w:sz w:val="28"/>
          <w:szCs w:val="28"/>
        </w:rPr>
        <w:lastRenderedPageBreak/>
        <w:t>5</w:t>
      </w:r>
      <w:r w:rsidRPr="00D0390D">
        <w:rPr>
          <w:b/>
          <w:color w:val="5B9BD5" w:themeColor="accent1"/>
          <w:sz w:val="28"/>
          <w:szCs w:val="28"/>
        </w:rPr>
        <w:t>、</w:t>
      </w:r>
      <w:r w:rsidR="005E31E7" w:rsidRPr="00D0390D">
        <w:rPr>
          <w:b/>
          <w:color w:val="5B9BD5" w:themeColor="accent1"/>
          <w:sz w:val="28"/>
          <w:szCs w:val="28"/>
        </w:rPr>
        <w:t>提示：</w:t>
      </w:r>
      <w:r w:rsidR="00180FF4" w:rsidRPr="00180FF4">
        <w:rPr>
          <w:rFonts w:hint="eastAsia"/>
          <w:b/>
          <w:color w:val="5B9BD5" w:themeColor="accent1"/>
          <w:sz w:val="28"/>
          <w:szCs w:val="28"/>
        </w:rPr>
        <w:t>请填写翻译内容</w:t>
      </w:r>
    </w:p>
    <w:p w14:paraId="20E040AA" w14:textId="459A58D2" w:rsidR="007576A6" w:rsidRPr="00D0390D" w:rsidRDefault="00180FF4" w:rsidP="00180FF4">
      <w:r>
        <w:rPr>
          <w:rFonts w:hint="eastAsia"/>
        </w:rPr>
        <w:t>当用户在翻译页面没有输入翻译后的结果，点击提交或者锁定提交按钮时，会提示用户填写翻译内容。</w:t>
      </w:r>
    </w:p>
    <w:p w14:paraId="561D9000" w14:textId="77777777" w:rsidR="00042DFB" w:rsidRPr="00D0390D" w:rsidRDefault="00042DFB"/>
    <w:p w14:paraId="472A2C76" w14:textId="77777777" w:rsidR="00824CBF" w:rsidRPr="00D0390D" w:rsidRDefault="00824CBF">
      <w:pPr>
        <w:rPr>
          <w:rFonts w:eastAsiaTheme="majorEastAsia"/>
          <w:b/>
          <w:bCs/>
          <w:kern w:val="2"/>
          <w:sz w:val="32"/>
          <w:szCs w:val="32"/>
        </w:rPr>
      </w:pPr>
      <w:r w:rsidRPr="00D0390D">
        <w:br w:type="page"/>
      </w:r>
    </w:p>
    <w:p w14:paraId="37F88A40" w14:textId="77777777" w:rsidR="00733769" w:rsidRPr="00D0390D" w:rsidRDefault="00233E0A" w:rsidP="001A1562">
      <w:pPr>
        <w:pStyle w:val="20"/>
        <w:jc w:val="left"/>
        <w:rPr>
          <w:rFonts w:ascii="Times New Roman" w:hAnsi="Times New Roman" w:cs="Times New Roman"/>
        </w:rPr>
      </w:pPr>
      <w:bookmarkStart w:id="50" w:name="_Toc499804267"/>
      <w:r w:rsidRPr="00D0390D">
        <w:rPr>
          <w:rFonts w:ascii="Times New Roman" w:hAnsi="Times New Roman" w:cs="Times New Roman"/>
        </w:rPr>
        <w:lastRenderedPageBreak/>
        <w:t>附录</w:t>
      </w:r>
      <w:r w:rsidR="00042DFB" w:rsidRPr="00D0390D">
        <w:rPr>
          <w:rFonts w:ascii="Times New Roman" w:hAnsi="Times New Roman" w:cs="Times New Roman"/>
        </w:rPr>
        <w:t>三：</w:t>
      </w:r>
      <w:r w:rsidR="0073007F" w:rsidRPr="00D0390D">
        <w:rPr>
          <w:rFonts w:ascii="Times New Roman" w:hAnsi="Times New Roman" w:cs="Times New Roman"/>
        </w:rPr>
        <w:t>页面上出现的</w:t>
      </w:r>
      <w:r w:rsidR="00042DFB" w:rsidRPr="00D0390D">
        <w:rPr>
          <w:rFonts w:ascii="Times New Roman" w:hAnsi="Times New Roman" w:cs="Times New Roman"/>
        </w:rPr>
        <w:t>按钮</w:t>
      </w:r>
      <w:bookmarkEnd w:id="50"/>
    </w:p>
    <w:tbl>
      <w:tblPr>
        <w:tblStyle w:val="afb"/>
        <w:tblW w:w="0" w:type="auto"/>
        <w:tblBorders>
          <w:top w:val="single" w:sz="2" w:space="0" w:color="D9D9D9" w:themeColor="background1" w:themeShade="D9"/>
          <w:left w:val="single" w:sz="2" w:space="0" w:color="D9D9D9" w:themeColor="background1" w:themeShade="D9"/>
          <w:bottom w:val="single" w:sz="2" w:space="0" w:color="D9D9D9" w:themeColor="background1" w:themeShade="D9"/>
          <w:right w:val="single" w:sz="2" w:space="0" w:color="D9D9D9" w:themeColor="background1" w:themeShade="D9"/>
          <w:insideH w:val="single" w:sz="2" w:space="0" w:color="D9D9D9" w:themeColor="background1" w:themeShade="D9"/>
          <w:insideV w:val="single" w:sz="2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2743"/>
        <w:gridCol w:w="7056"/>
      </w:tblGrid>
      <w:tr w:rsidR="00D27CD8" w:rsidRPr="00D0390D" w14:paraId="66F36A23" w14:textId="77777777" w:rsidTr="00F935AC">
        <w:trPr>
          <w:trHeight w:val="433"/>
        </w:trPr>
        <w:tc>
          <w:tcPr>
            <w:tcW w:w="2743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595959" w:themeFill="text1" w:themeFillTint="A6"/>
            <w:vAlign w:val="center"/>
          </w:tcPr>
          <w:p w14:paraId="54DC9BDB" w14:textId="77777777" w:rsidR="000664CD" w:rsidRPr="00D0390D" w:rsidRDefault="000664CD" w:rsidP="009D2961">
            <w:pPr>
              <w:jc w:val="both"/>
              <w:rPr>
                <w:color w:val="FFFFFF" w:themeColor="background1"/>
              </w:rPr>
            </w:pPr>
            <w:r w:rsidRPr="00D0390D">
              <w:rPr>
                <w:color w:val="FFFFFF" w:themeColor="background1"/>
              </w:rPr>
              <w:t>按钮</w:t>
            </w:r>
          </w:p>
        </w:tc>
        <w:tc>
          <w:tcPr>
            <w:tcW w:w="7056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595959" w:themeFill="text1" w:themeFillTint="A6"/>
            <w:vAlign w:val="center"/>
          </w:tcPr>
          <w:p w14:paraId="2E53FBE6" w14:textId="77777777" w:rsidR="000664CD" w:rsidRPr="00D0390D" w:rsidRDefault="000664CD" w:rsidP="009D2961">
            <w:pPr>
              <w:jc w:val="both"/>
              <w:rPr>
                <w:color w:val="FFFFFF" w:themeColor="background1"/>
              </w:rPr>
            </w:pPr>
            <w:r w:rsidRPr="00D0390D">
              <w:rPr>
                <w:color w:val="FFFFFF" w:themeColor="background1"/>
              </w:rPr>
              <w:t>文字说明</w:t>
            </w:r>
          </w:p>
        </w:tc>
      </w:tr>
      <w:tr w:rsidR="00D27CD8" w:rsidRPr="00D0390D" w14:paraId="50F3995A" w14:textId="77777777" w:rsidTr="00F935AC">
        <w:trPr>
          <w:trHeight w:val="851"/>
        </w:trPr>
        <w:tc>
          <w:tcPr>
            <w:tcW w:w="2743" w:type="dxa"/>
            <w:tcBorders>
              <w:top w:val="single" w:sz="2" w:space="0" w:color="D9D9D9" w:themeColor="background1" w:themeShade="D9"/>
            </w:tcBorders>
            <w:vAlign w:val="center"/>
          </w:tcPr>
          <w:p w14:paraId="233BBAC6" w14:textId="6C2A8BED" w:rsidR="000664CD" w:rsidRPr="00D0390D" w:rsidRDefault="00180FF4" w:rsidP="00180FF4">
            <w:pPr>
              <w:ind w:firstLineChars="100" w:firstLine="240"/>
              <w:jc w:val="both"/>
            </w:pPr>
            <w:r>
              <w:rPr>
                <w:noProof/>
              </w:rPr>
              <w:drawing>
                <wp:inline distT="0" distB="0" distL="0" distR="0" wp14:anchorId="11B673A4" wp14:editId="1F7F1B3E">
                  <wp:extent cx="228600" cy="26670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7056" w:type="dxa"/>
            <w:tcBorders>
              <w:top w:val="single" w:sz="2" w:space="0" w:color="D9D9D9" w:themeColor="background1" w:themeShade="D9"/>
            </w:tcBorders>
            <w:vAlign w:val="center"/>
          </w:tcPr>
          <w:p w14:paraId="457913A6" w14:textId="77777777" w:rsidR="000664CD" w:rsidRPr="00D0390D" w:rsidRDefault="000664CD" w:rsidP="009D2961">
            <w:pPr>
              <w:jc w:val="both"/>
            </w:pPr>
            <w:r w:rsidRPr="00D0390D">
              <w:t>查看详情</w:t>
            </w:r>
          </w:p>
        </w:tc>
      </w:tr>
      <w:tr w:rsidR="00D27CD8" w:rsidRPr="00D0390D" w14:paraId="7752B43B" w14:textId="77777777" w:rsidTr="00F935AC">
        <w:trPr>
          <w:trHeight w:val="851"/>
        </w:trPr>
        <w:tc>
          <w:tcPr>
            <w:tcW w:w="2743" w:type="dxa"/>
            <w:vAlign w:val="center"/>
          </w:tcPr>
          <w:p w14:paraId="2C4EE791" w14:textId="3CC9E066" w:rsidR="000664CD" w:rsidRPr="00D0390D" w:rsidRDefault="00180FF4" w:rsidP="00180FF4">
            <w:pPr>
              <w:ind w:firstLineChars="100" w:firstLine="240"/>
              <w:jc w:val="both"/>
            </w:pPr>
            <w:r>
              <w:rPr>
                <w:noProof/>
              </w:rPr>
              <w:drawing>
                <wp:inline distT="0" distB="0" distL="0" distR="0" wp14:anchorId="27B273E9" wp14:editId="041576BB">
                  <wp:extent cx="285750" cy="24765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56" w:type="dxa"/>
            <w:vAlign w:val="center"/>
          </w:tcPr>
          <w:p w14:paraId="6A165F4B" w14:textId="77777777" w:rsidR="000664CD" w:rsidRPr="00D0390D" w:rsidRDefault="000664CD" w:rsidP="009D2961">
            <w:pPr>
              <w:jc w:val="both"/>
            </w:pPr>
            <w:r w:rsidRPr="00D0390D">
              <w:t>编辑详情</w:t>
            </w:r>
          </w:p>
        </w:tc>
      </w:tr>
      <w:tr w:rsidR="00D27CD8" w:rsidRPr="00D0390D" w14:paraId="3A59A4AB" w14:textId="77777777" w:rsidTr="00F935AC">
        <w:trPr>
          <w:trHeight w:val="851"/>
        </w:trPr>
        <w:tc>
          <w:tcPr>
            <w:tcW w:w="2743" w:type="dxa"/>
            <w:vAlign w:val="center"/>
          </w:tcPr>
          <w:p w14:paraId="3AD94288" w14:textId="3B761850" w:rsidR="000664CD" w:rsidRPr="00D0390D" w:rsidRDefault="00F935AC" w:rsidP="00F935AC">
            <w:pPr>
              <w:ind w:firstLineChars="100" w:firstLine="240"/>
              <w:jc w:val="both"/>
            </w:pPr>
            <w:r>
              <w:rPr>
                <w:noProof/>
              </w:rPr>
              <w:drawing>
                <wp:inline distT="0" distB="0" distL="0" distR="0" wp14:anchorId="3C8F999E" wp14:editId="6C051318">
                  <wp:extent cx="180975" cy="228600"/>
                  <wp:effectExtent l="0" t="0" r="952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56" w:type="dxa"/>
            <w:vAlign w:val="center"/>
          </w:tcPr>
          <w:p w14:paraId="3BDA2210" w14:textId="77777777" w:rsidR="000664CD" w:rsidRPr="00D0390D" w:rsidRDefault="000664CD" w:rsidP="009D2961">
            <w:pPr>
              <w:jc w:val="both"/>
            </w:pPr>
            <w:r w:rsidRPr="00D0390D">
              <w:t>删除记录</w:t>
            </w:r>
          </w:p>
        </w:tc>
      </w:tr>
      <w:tr w:rsidR="00B37270" w:rsidRPr="00D0390D" w14:paraId="576EC1AB" w14:textId="77777777" w:rsidTr="00F935AC">
        <w:trPr>
          <w:trHeight w:val="851"/>
        </w:trPr>
        <w:tc>
          <w:tcPr>
            <w:tcW w:w="2743" w:type="dxa"/>
            <w:vAlign w:val="center"/>
          </w:tcPr>
          <w:p w14:paraId="1C0EFA55" w14:textId="3D9622F8" w:rsidR="00B37270" w:rsidRPr="00D0390D" w:rsidRDefault="00F935AC" w:rsidP="00F935AC">
            <w:pPr>
              <w:ind w:firstLineChars="100" w:firstLine="240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C86AF8" wp14:editId="7ABC94FD">
                  <wp:extent cx="228600" cy="161925"/>
                  <wp:effectExtent l="0" t="0" r="0" b="952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56" w:type="dxa"/>
            <w:vAlign w:val="center"/>
          </w:tcPr>
          <w:p w14:paraId="05A649ED" w14:textId="77777777" w:rsidR="00B37270" w:rsidRPr="00D0390D" w:rsidRDefault="00B37270" w:rsidP="009D2961">
            <w:pPr>
              <w:jc w:val="both"/>
            </w:pPr>
            <w:r w:rsidRPr="00D0390D">
              <w:t>下载文件</w:t>
            </w:r>
          </w:p>
        </w:tc>
      </w:tr>
      <w:tr w:rsidR="00D27CD8" w:rsidRPr="00D0390D" w14:paraId="40181042" w14:textId="77777777" w:rsidTr="00F935AC">
        <w:trPr>
          <w:trHeight w:val="851"/>
        </w:trPr>
        <w:tc>
          <w:tcPr>
            <w:tcW w:w="2743" w:type="dxa"/>
            <w:vAlign w:val="center"/>
          </w:tcPr>
          <w:p w14:paraId="4F089C48" w14:textId="759727FB" w:rsidR="000664CD" w:rsidRPr="00D0390D" w:rsidRDefault="00F935AC" w:rsidP="00F935AC">
            <w:pPr>
              <w:ind w:firstLineChars="100" w:firstLine="240"/>
              <w:jc w:val="both"/>
            </w:pPr>
            <w:r>
              <w:rPr>
                <w:noProof/>
              </w:rPr>
              <w:drawing>
                <wp:inline distT="0" distB="0" distL="0" distR="0" wp14:anchorId="42E5B20F" wp14:editId="45E61C58">
                  <wp:extent cx="230910" cy="238125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265" cy="240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56" w:type="dxa"/>
            <w:vAlign w:val="center"/>
          </w:tcPr>
          <w:p w14:paraId="186043DC" w14:textId="4B03003E" w:rsidR="000664CD" w:rsidRPr="00D0390D" w:rsidRDefault="00F935AC" w:rsidP="009D2961">
            <w:pPr>
              <w:jc w:val="both"/>
            </w:pPr>
            <w:r>
              <w:rPr>
                <w:rFonts w:hint="eastAsia"/>
              </w:rPr>
              <w:t>退出账号</w:t>
            </w:r>
          </w:p>
        </w:tc>
      </w:tr>
      <w:tr w:rsidR="00083E1A" w:rsidRPr="00D0390D" w14:paraId="7CBCED40" w14:textId="77777777" w:rsidTr="00F935AC">
        <w:trPr>
          <w:trHeight w:val="851"/>
        </w:trPr>
        <w:tc>
          <w:tcPr>
            <w:tcW w:w="2743" w:type="dxa"/>
            <w:vAlign w:val="center"/>
          </w:tcPr>
          <w:p w14:paraId="76349CCC" w14:textId="2F66F0A8" w:rsidR="00083E1A" w:rsidRPr="00D0390D" w:rsidRDefault="00F935AC" w:rsidP="00F935AC">
            <w:pPr>
              <w:ind w:firstLineChars="100" w:firstLine="240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B2B3885" wp14:editId="642417D6">
                  <wp:extent cx="238125" cy="200025"/>
                  <wp:effectExtent l="0" t="0" r="9525" b="9525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56" w:type="dxa"/>
            <w:vAlign w:val="center"/>
          </w:tcPr>
          <w:p w14:paraId="5B7042BB" w14:textId="2D57A018" w:rsidR="00083E1A" w:rsidRPr="00D0390D" w:rsidRDefault="00F935AC" w:rsidP="009D2961">
            <w:pPr>
              <w:jc w:val="both"/>
            </w:pPr>
            <w:r>
              <w:rPr>
                <w:rFonts w:hint="eastAsia"/>
              </w:rPr>
              <w:t>锁定</w:t>
            </w:r>
          </w:p>
        </w:tc>
      </w:tr>
      <w:tr w:rsidR="00083E1A" w:rsidRPr="00D0390D" w14:paraId="6FB96100" w14:textId="77777777" w:rsidTr="00F935AC">
        <w:trPr>
          <w:trHeight w:val="851"/>
        </w:trPr>
        <w:tc>
          <w:tcPr>
            <w:tcW w:w="2743" w:type="dxa"/>
            <w:vAlign w:val="center"/>
          </w:tcPr>
          <w:p w14:paraId="76E6B0F9" w14:textId="6D899754" w:rsidR="00083E1A" w:rsidRPr="00D0390D" w:rsidRDefault="00F935AC" w:rsidP="00F935AC">
            <w:pPr>
              <w:ind w:firstLineChars="100" w:firstLine="240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27F7085" wp14:editId="7E0C73A8">
                  <wp:extent cx="200025" cy="180975"/>
                  <wp:effectExtent l="0" t="0" r="9525" b="9525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56" w:type="dxa"/>
            <w:vAlign w:val="center"/>
          </w:tcPr>
          <w:p w14:paraId="0B204310" w14:textId="1E614F63" w:rsidR="00083E1A" w:rsidRPr="00D0390D" w:rsidRDefault="00F935AC" w:rsidP="009D2961">
            <w:pPr>
              <w:jc w:val="both"/>
            </w:pPr>
            <w:r>
              <w:rPr>
                <w:rFonts w:hint="eastAsia"/>
              </w:rPr>
              <w:t>加入分配列表</w:t>
            </w:r>
          </w:p>
        </w:tc>
      </w:tr>
      <w:tr w:rsidR="00744AE5" w:rsidRPr="00D0390D" w14:paraId="063EA6CA" w14:textId="77777777" w:rsidTr="00F935AC">
        <w:trPr>
          <w:trHeight w:val="851"/>
        </w:trPr>
        <w:tc>
          <w:tcPr>
            <w:tcW w:w="2743" w:type="dxa"/>
            <w:vAlign w:val="center"/>
          </w:tcPr>
          <w:p w14:paraId="7D163E4F" w14:textId="68A079C2" w:rsidR="00744AE5" w:rsidRDefault="00744AE5" w:rsidP="00F935AC">
            <w:pPr>
              <w:ind w:firstLineChars="100" w:firstLine="240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6BF732" wp14:editId="1BF72357">
                  <wp:extent cx="609600" cy="190500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56" w:type="dxa"/>
            <w:vAlign w:val="center"/>
          </w:tcPr>
          <w:p w14:paraId="59615675" w14:textId="0FDCAB17" w:rsidR="00744AE5" w:rsidRDefault="00744AE5" w:rsidP="009D2961">
            <w:pPr>
              <w:jc w:val="both"/>
            </w:pPr>
            <w:r>
              <w:rPr>
                <w:rFonts w:hint="eastAsia"/>
              </w:rPr>
              <w:t>重置用户密码</w:t>
            </w:r>
          </w:p>
        </w:tc>
      </w:tr>
      <w:tr w:rsidR="0041574F" w:rsidRPr="00D0390D" w14:paraId="48BA136C" w14:textId="77777777" w:rsidTr="00F935AC">
        <w:trPr>
          <w:trHeight w:val="851"/>
        </w:trPr>
        <w:tc>
          <w:tcPr>
            <w:tcW w:w="2743" w:type="dxa"/>
            <w:vAlign w:val="center"/>
          </w:tcPr>
          <w:p w14:paraId="35CB32F0" w14:textId="2643ACFD" w:rsidR="008D6436" w:rsidRPr="00D0390D" w:rsidRDefault="00F935AC" w:rsidP="009D2961">
            <w:pPr>
              <w:jc w:val="both"/>
            </w:pPr>
            <w:r>
              <w:rPr>
                <w:noProof/>
              </w:rPr>
              <w:drawing>
                <wp:inline distT="0" distB="0" distL="0" distR="0" wp14:anchorId="0D5038C9" wp14:editId="7987161C">
                  <wp:extent cx="742950" cy="331316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145" cy="333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56" w:type="dxa"/>
            <w:vAlign w:val="center"/>
          </w:tcPr>
          <w:p w14:paraId="4F6DF76E" w14:textId="77777777" w:rsidR="008D6436" w:rsidRPr="00D0390D" w:rsidRDefault="008D6436" w:rsidP="009D2961">
            <w:pPr>
              <w:jc w:val="both"/>
            </w:pPr>
            <w:r w:rsidRPr="00D0390D">
              <w:t>根据关键字搜索</w:t>
            </w:r>
          </w:p>
        </w:tc>
      </w:tr>
      <w:tr w:rsidR="008D6436" w:rsidRPr="00D0390D" w14:paraId="0755AEB4" w14:textId="77777777" w:rsidTr="00F935AC">
        <w:trPr>
          <w:trHeight w:val="851"/>
        </w:trPr>
        <w:tc>
          <w:tcPr>
            <w:tcW w:w="2743" w:type="dxa"/>
            <w:vAlign w:val="center"/>
          </w:tcPr>
          <w:p w14:paraId="2587F59F" w14:textId="4300C921" w:rsidR="008D6436" w:rsidRPr="00D0390D" w:rsidRDefault="00F935AC" w:rsidP="009D2961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30D121" wp14:editId="025E2B19">
                  <wp:extent cx="763361" cy="314325"/>
                  <wp:effectExtent l="0" t="0" r="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853" cy="317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56" w:type="dxa"/>
            <w:vAlign w:val="center"/>
          </w:tcPr>
          <w:p w14:paraId="6BE69100" w14:textId="77777777" w:rsidR="008D6436" w:rsidRPr="00D0390D" w:rsidRDefault="00793427" w:rsidP="009D2961">
            <w:pPr>
              <w:jc w:val="both"/>
            </w:pPr>
            <w:r w:rsidRPr="00D0390D">
              <w:t>返回上一</w:t>
            </w:r>
            <w:r w:rsidR="007A2EFA" w:rsidRPr="00D0390D">
              <w:t>级</w:t>
            </w:r>
            <w:r w:rsidRPr="00D0390D">
              <w:t>页面</w:t>
            </w:r>
          </w:p>
        </w:tc>
      </w:tr>
      <w:tr w:rsidR="00F935AC" w:rsidRPr="00D0390D" w14:paraId="4C540560" w14:textId="77777777" w:rsidTr="00F935AC">
        <w:trPr>
          <w:trHeight w:val="851"/>
        </w:trPr>
        <w:tc>
          <w:tcPr>
            <w:tcW w:w="2743" w:type="dxa"/>
            <w:vAlign w:val="center"/>
          </w:tcPr>
          <w:p w14:paraId="2638A023" w14:textId="3B431DAF" w:rsidR="00F935AC" w:rsidRDefault="00F935AC" w:rsidP="009D2961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8D69167" wp14:editId="141FCD78">
                  <wp:extent cx="977900" cy="333375"/>
                  <wp:effectExtent l="0" t="0" r="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954" cy="334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56" w:type="dxa"/>
            <w:vAlign w:val="center"/>
          </w:tcPr>
          <w:p w14:paraId="65641A5B" w14:textId="0FF52A47" w:rsidR="00F935AC" w:rsidRPr="00D0390D" w:rsidRDefault="00F935AC" w:rsidP="009D2961">
            <w:pPr>
              <w:jc w:val="both"/>
            </w:pPr>
            <w:r>
              <w:rPr>
                <w:rFonts w:hint="eastAsia"/>
              </w:rPr>
              <w:t>添加新的用户</w:t>
            </w:r>
          </w:p>
        </w:tc>
      </w:tr>
      <w:tr w:rsidR="00F935AC" w:rsidRPr="00D0390D" w14:paraId="303B3CB8" w14:textId="77777777" w:rsidTr="00F935AC">
        <w:trPr>
          <w:trHeight w:val="851"/>
        </w:trPr>
        <w:tc>
          <w:tcPr>
            <w:tcW w:w="2743" w:type="dxa"/>
            <w:vAlign w:val="center"/>
          </w:tcPr>
          <w:p w14:paraId="6AB10897" w14:textId="141F36B4" w:rsidR="00F935AC" w:rsidRDefault="00F935AC" w:rsidP="009D2961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825848" wp14:editId="7F81812B">
                  <wp:extent cx="971550" cy="400050"/>
                  <wp:effectExtent l="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56" w:type="dxa"/>
            <w:vAlign w:val="center"/>
          </w:tcPr>
          <w:p w14:paraId="24A3853D" w14:textId="7F3AE367" w:rsidR="00F935AC" w:rsidRPr="00D0390D" w:rsidRDefault="00F935AC" w:rsidP="009D2961">
            <w:pPr>
              <w:jc w:val="both"/>
            </w:pPr>
            <w:r>
              <w:rPr>
                <w:rFonts w:hint="eastAsia"/>
              </w:rPr>
              <w:t>进入编辑页面</w:t>
            </w:r>
          </w:p>
        </w:tc>
      </w:tr>
      <w:tr w:rsidR="00694839" w:rsidRPr="00D0390D" w14:paraId="4C42EBB6" w14:textId="77777777" w:rsidTr="00F935AC">
        <w:trPr>
          <w:trHeight w:val="851"/>
        </w:trPr>
        <w:tc>
          <w:tcPr>
            <w:tcW w:w="2743" w:type="dxa"/>
            <w:vAlign w:val="center"/>
          </w:tcPr>
          <w:p w14:paraId="7D1BF30C" w14:textId="7D349E37" w:rsidR="00DA48CD" w:rsidRPr="00D0390D" w:rsidRDefault="00F935AC" w:rsidP="009D2961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6A6AE5F" wp14:editId="237C5F3C">
                  <wp:extent cx="971550" cy="400050"/>
                  <wp:effectExtent l="0" t="0" r="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56" w:type="dxa"/>
            <w:vAlign w:val="center"/>
          </w:tcPr>
          <w:p w14:paraId="34481463" w14:textId="7C714984" w:rsidR="00DA48CD" w:rsidRPr="00D0390D" w:rsidRDefault="00F935AC" w:rsidP="009D2961">
            <w:pPr>
              <w:jc w:val="both"/>
            </w:pPr>
            <w:r>
              <w:rPr>
                <w:rFonts w:hint="eastAsia"/>
              </w:rPr>
              <w:t>修改当前用户密码</w:t>
            </w:r>
          </w:p>
        </w:tc>
      </w:tr>
      <w:tr w:rsidR="00744AE5" w:rsidRPr="00D0390D" w14:paraId="730B1394" w14:textId="77777777" w:rsidTr="00F935AC">
        <w:trPr>
          <w:trHeight w:val="851"/>
        </w:trPr>
        <w:tc>
          <w:tcPr>
            <w:tcW w:w="2743" w:type="dxa"/>
            <w:vAlign w:val="center"/>
          </w:tcPr>
          <w:p w14:paraId="7D0FAFBD" w14:textId="55C2C59A" w:rsidR="00744AE5" w:rsidRDefault="00744AE5" w:rsidP="009D2961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C23787E" wp14:editId="67D2418D">
                  <wp:extent cx="971550" cy="381000"/>
                  <wp:effectExtent l="0" t="0" r="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56" w:type="dxa"/>
            <w:vAlign w:val="center"/>
          </w:tcPr>
          <w:p w14:paraId="5DD5EDA7" w14:textId="2F10884B" w:rsidR="00744AE5" w:rsidRDefault="00744AE5" w:rsidP="009D2961">
            <w:pPr>
              <w:jc w:val="both"/>
            </w:pPr>
            <w:r>
              <w:rPr>
                <w:rFonts w:hint="eastAsia"/>
              </w:rPr>
              <w:t>提交当前页面信息</w:t>
            </w:r>
          </w:p>
        </w:tc>
      </w:tr>
    </w:tbl>
    <w:p w14:paraId="7DF8D53F" w14:textId="7A846A0A" w:rsidR="0041313F" w:rsidRPr="00D0390D" w:rsidRDefault="0041313F"/>
    <w:p w14:paraId="4E19D995" w14:textId="56275750" w:rsidR="0005476A" w:rsidRPr="00D0390D" w:rsidRDefault="0005476A" w:rsidP="007309AA">
      <w:pPr>
        <w:adjustRightInd w:val="0"/>
        <w:snapToGrid w:val="0"/>
        <w:spacing w:afterLines="50" w:after="163"/>
        <w:rPr>
          <w:bCs/>
          <w:szCs w:val="21"/>
        </w:rPr>
      </w:pPr>
      <w:r w:rsidRPr="00D0390D">
        <w:rPr>
          <w:bCs/>
          <w:szCs w:val="21"/>
        </w:rPr>
        <w:lastRenderedPageBreak/>
        <w:t>产品名称：</w:t>
      </w:r>
      <w:r w:rsidR="007833E7">
        <w:rPr>
          <w:rFonts w:hint="eastAsia"/>
          <w:bCs/>
          <w:szCs w:val="21"/>
        </w:rPr>
        <w:t>人工在线翻译</w:t>
      </w:r>
      <w:r w:rsidRPr="00D0390D">
        <w:rPr>
          <w:bCs/>
          <w:szCs w:val="21"/>
        </w:rPr>
        <w:t>软件</w:t>
      </w:r>
    </w:p>
    <w:p w14:paraId="50BD012B" w14:textId="50CAEE94" w:rsidR="0005476A" w:rsidRPr="00D0390D" w:rsidRDefault="0005476A" w:rsidP="007309AA">
      <w:pPr>
        <w:adjustRightInd w:val="0"/>
        <w:snapToGrid w:val="0"/>
        <w:spacing w:afterLines="50" w:after="163"/>
        <w:rPr>
          <w:bCs/>
          <w:szCs w:val="21"/>
        </w:rPr>
      </w:pPr>
      <w:r w:rsidRPr="00D0390D">
        <w:rPr>
          <w:bCs/>
          <w:szCs w:val="21"/>
        </w:rPr>
        <w:t>型号：</w:t>
      </w:r>
    </w:p>
    <w:p w14:paraId="7DE2B8DE" w14:textId="77777777" w:rsidR="0005476A" w:rsidRPr="00D0390D" w:rsidRDefault="0005476A" w:rsidP="007309AA">
      <w:pPr>
        <w:adjustRightInd w:val="0"/>
        <w:snapToGrid w:val="0"/>
        <w:spacing w:afterLines="50" w:after="163"/>
        <w:rPr>
          <w:bCs/>
          <w:szCs w:val="21"/>
        </w:rPr>
      </w:pPr>
      <w:r w:rsidRPr="00D0390D">
        <w:rPr>
          <w:bCs/>
          <w:szCs w:val="21"/>
        </w:rPr>
        <w:t>注册人</w:t>
      </w:r>
      <w:r w:rsidR="001E7204" w:rsidRPr="00D0390D">
        <w:rPr>
          <w:bCs/>
          <w:szCs w:val="21"/>
        </w:rPr>
        <w:t>/</w:t>
      </w:r>
      <w:r w:rsidR="001E7204" w:rsidRPr="00D0390D">
        <w:rPr>
          <w:bCs/>
          <w:szCs w:val="21"/>
        </w:rPr>
        <w:t>生产企业</w:t>
      </w:r>
      <w:r w:rsidRPr="00D0390D">
        <w:rPr>
          <w:bCs/>
          <w:szCs w:val="21"/>
        </w:rPr>
        <w:t>名称：上海鹍远医疗科技有限公司</w:t>
      </w:r>
    </w:p>
    <w:p w14:paraId="7DDB0C37" w14:textId="77777777" w:rsidR="0005476A" w:rsidRPr="00D0390D" w:rsidRDefault="0005476A" w:rsidP="007309AA">
      <w:pPr>
        <w:adjustRightInd w:val="0"/>
        <w:snapToGrid w:val="0"/>
        <w:spacing w:afterLines="50" w:after="163"/>
        <w:rPr>
          <w:bCs/>
          <w:szCs w:val="21"/>
        </w:rPr>
      </w:pPr>
      <w:r w:rsidRPr="00D0390D">
        <w:rPr>
          <w:bCs/>
          <w:szCs w:val="21"/>
        </w:rPr>
        <w:t>住所：</w:t>
      </w:r>
      <w:r w:rsidR="00D2680D" w:rsidRPr="00D0390D">
        <w:rPr>
          <w:bCs/>
          <w:szCs w:val="21"/>
        </w:rPr>
        <w:t>上海市浦东新区芙蓉花路</w:t>
      </w:r>
      <w:r w:rsidR="00D2680D" w:rsidRPr="00D0390D">
        <w:rPr>
          <w:bCs/>
          <w:szCs w:val="21"/>
        </w:rPr>
        <w:t>500</w:t>
      </w:r>
      <w:r w:rsidR="00D2680D" w:rsidRPr="00D0390D">
        <w:rPr>
          <w:bCs/>
          <w:szCs w:val="21"/>
        </w:rPr>
        <w:t>弄</w:t>
      </w:r>
      <w:r w:rsidR="00D2680D" w:rsidRPr="00D0390D">
        <w:rPr>
          <w:bCs/>
          <w:szCs w:val="21"/>
        </w:rPr>
        <w:t>20</w:t>
      </w:r>
      <w:r w:rsidR="00D2680D" w:rsidRPr="00D0390D">
        <w:rPr>
          <w:bCs/>
          <w:szCs w:val="21"/>
        </w:rPr>
        <w:t>号</w:t>
      </w:r>
      <w:r w:rsidR="00D2680D" w:rsidRPr="00D0390D">
        <w:rPr>
          <w:bCs/>
          <w:szCs w:val="21"/>
        </w:rPr>
        <w:t>3</w:t>
      </w:r>
      <w:r w:rsidR="00D2680D" w:rsidRPr="00D0390D">
        <w:rPr>
          <w:bCs/>
          <w:szCs w:val="21"/>
        </w:rPr>
        <w:t>楼、</w:t>
      </w:r>
      <w:r w:rsidR="00D2680D" w:rsidRPr="00D0390D">
        <w:rPr>
          <w:bCs/>
          <w:szCs w:val="21"/>
        </w:rPr>
        <w:t>4</w:t>
      </w:r>
      <w:r w:rsidR="00D2680D" w:rsidRPr="00D0390D">
        <w:rPr>
          <w:bCs/>
          <w:szCs w:val="21"/>
        </w:rPr>
        <w:t>楼</w:t>
      </w:r>
    </w:p>
    <w:p w14:paraId="577085A7" w14:textId="77777777" w:rsidR="0005476A" w:rsidRPr="00D0390D" w:rsidRDefault="0005476A" w:rsidP="007309AA">
      <w:pPr>
        <w:adjustRightInd w:val="0"/>
        <w:snapToGrid w:val="0"/>
        <w:spacing w:afterLines="50" w:after="163"/>
        <w:rPr>
          <w:bCs/>
          <w:szCs w:val="21"/>
        </w:rPr>
      </w:pPr>
      <w:r w:rsidRPr="00D0390D">
        <w:rPr>
          <w:bCs/>
          <w:szCs w:val="21"/>
        </w:rPr>
        <w:t>联系方式：</w:t>
      </w:r>
      <w:r w:rsidR="001E7204" w:rsidRPr="00D0390D">
        <w:t>400 920 4888</w:t>
      </w:r>
    </w:p>
    <w:p w14:paraId="12C43242" w14:textId="77777777" w:rsidR="003B787C" w:rsidRPr="00D0390D" w:rsidRDefault="003B787C" w:rsidP="007309AA">
      <w:pPr>
        <w:adjustRightInd w:val="0"/>
        <w:snapToGrid w:val="0"/>
        <w:spacing w:afterLines="50" w:after="163"/>
        <w:rPr>
          <w:bCs/>
          <w:szCs w:val="21"/>
        </w:rPr>
      </w:pPr>
    </w:p>
    <w:p w14:paraId="0BC8D89C" w14:textId="77777777" w:rsidR="0005476A" w:rsidRPr="00D0390D" w:rsidRDefault="0005476A" w:rsidP="007309AA">
      <w:pPr>
        <w:adjustRightInd w:val="0"/>
        <w:snapToGrid w:val="0"/>
        <w:spacing w:afterLines="50" w:after="163"/>
        <w:rPr>
          <w:bCs/>
          <w:szCs w:val="21"/>
        </w:rPr>
      </w:pPr>
      <w:r w:rsidRPr="00D0390D">
        <w:rPr>
          <w:bCs/>
          <w:szCs w:val="21"/>
        </w:rPr>
        <w:t>售后服务单位：</w:t>
      </w:r>
      <w:r w:rsidR="001E7204" w:rsidRPr="00D0390D">
        <w:rPr>
          <w:bCs/>
          <w:szCs w:val="21"/>
        </w:rPr>
        <w:t>上海鹍远医疗科技有限公司</w:t>
      </w:r>
    </w:p>
    <w:p w14:paraId="332A88DA" w14:textId="77777777" w:rsidR="0005476A" w:rsidRPr="00D0390D" w:rsidRDefault="003B787C" w:rsidP="007309AA">
      <w:pPr>
        <w:adjustRightInd w:val="0"/>
        <w:snapToGrid w:val="0"/>
        <w:spacing w:afterLines="50" w:after="163"/>
        <w:rPr>
          <w:bCs/>
          <w:szCs w:val="21"/>
        </w:rPr>
      </w:pPr>
      <w:r w:rsidRPr="00D0390D">
        <w:rPr>
          <w:bCs/>
          <w:szCs w:val="21"/>
        </w:rPr>
        <w:t>联系方式：</w:t>
      </w:r>
      <w:r w:rsidRPr="00D0390D">
        <w:t>400 920 4888</w:t>
      </w:r>
    </w:p>
    <w:p w14:paraId="01D0E52C" w14:textId="77777777" w:rsidR="0005476A" w:rsidRPr="00D0390D" w:rsidRDefault="0005476A" w:rsidP="007309AA">
      <w:pPr>
        <w:adjustRightInd w:val="0"/>
        <w:snapToGrid w:val="0"/>
        <w:spacing w:afterLines="50" w:after="163"/>
        <w:rPr>
          <w:bCs/>
          <w:szCs w:val="21"/>
        </w:rPr>
      </w:pPr>
    </w:p>
    <w:p w14:paraId="4DB3DF6C" w14:textId="13A68134" w:rsidR="00A14365" w:rsidRDefault="00A14365" w:rsidP="00FE2E5F">
      <w:pPr>
        <w:adjustRightInd w:val="0"/>
        <w:snapToGrid w:val="0"/>
        <w:spacing w:afterLines="50" w:after="163"/>
        <w:rPr>
          <w:bCs/>
          <w:szCs w:val="21"/>
        </w:rPr>
      </w:pPr>
      <w:r w:rsidRPr="00D0390D">
        <w:rPr>
          <w:bCs/>
          <w:szCs w:val="21"/>
        </w:rPr>
        <w:t>生产地址：上海市浦东新区芙蓉花路</w:t>
      </w:r>
      <w:r w:rsidRPr="00D0390D">
        <w:rPr>
          <w:bCs/>
          <w:szCs w:val="21"/>
        </w:rPr>
        <w:t>500</w:t>
      </w:r>
      <w:r w:rsidRPr="00D0390D">
        <w:rPr>
          <w:bCs/>
          <w:szCs w:val="21"/>
        </w:rPr>
        <w:t>弄</w:t>
      </w:r>
      <w:r w:rsidRPr="00D0390D">
        <w:rPr>
          <w:bCs/>
          <w:szCs w:val="21"/>
        </w:rPr>
        <w:t>20</w:t>
      </w:r>
      <w:r w:rsidRPr="00D0390D">
        <w:rPr>
          <w:bCs/>
          <w:szCs w:val="21"/>
        </w:rPr>
        <w:t>号</w:t>
      </w:r>
      <w:r w:rsidRPr="00D0390D">
        <w:rPr>
          <w:bCs/>
          <w:szCs w:val="21"/>
        </w:rPr>
        <w:t>3</w:t>
      </w:r>
      <w:r w:rsidRPr="00D0390D">
        <w:rPr>
          <w:bCs/>
          <w:szCs w:val="21"/>
        </w:rPr>
        <w:t>楼、</w:t>
      </w:r>
      <w:r w:rsidRPr="00D0390D">
        <w:rPr>
          <w:bCs/>
          <w:szCs w:val="21"/>
        </w:rPr>
        <w:t>4</w:t>
      </w:r>
      <w:r w:rsidRPr="00D0390D">
        <w:rPr>
          <w:bCs/>
          <w:szCs w:val="21"/>
        </w:rPr>
        <w:t>楼</w:t>
      </w:r>
    </w:p>
    <w:p w14:paraId="75B75345" w14:textId="59621D83" w:rsidR="00FE2E5F" w:rsidRDefault="00FE2E5F" w:rsidP="00FE2E5F">
      <w:pPr>
        <w:adjustRightInd w:val="0"/>
        <w:snapToGrid w:val="0"/>
        <w:spacing w:afterLines="50" w:after="163"/>
        <w:rPr>
          <w:bCs/>
          <w:szCs w:val="21"/>
        </w:rPr>
      </w:pPr>
    </w:p>
    <w:p w14:paraId="24132147" w14:textId="0CC955B2" w:rsidR="00FE2E5F" w:rsidRDefault="00FE2E5F" w:rsidP="00FE2E5F">
      <w:pPr>
        <w:adjustRightInd w:val="0"/>
        <w:snapToGrid w:val="0"/>
        <w:spacing w:afterLines="50" w:after="163"/>
        <w:rPr>
          <w:bCs/>
          <w:szCs w:val="21"/>
        </w:rPr>
      </w:pPr>
    </w:p>
    <w:p w14:paraId="22E93C59" w14:textId="675714C1" w:rsidR="00FE2E5F" w:rsidRDefault="00FE2E5F" w:rsidP="00FE2E5F">
      <w:pPr>
        <w:adjustRightInd w:val="0"/>
        <w:snapToGrid w:val="0"/>
        <w:spacing w:afterLines="50" w:after="163"/>
        <w:rPr>
          <w:bCs/>
          <w:szCs w:val="21"/>
        </w:rPr>
      </w:pPr>
    </w:p>
    <w:p w14:paraId="12C40B4E" w14:textId="77777777" w:rsidR="00FE2E5F" w:rsidRPr="00D0390D" w:rsidRDefault="00FE2E5F" w:rsidP="00FE2E5F">
      <w:pPr>
        <w:adjustRightInd w:val="0"/>
        <w:snapToGrid w:val="0"/>
        <w:spacing w:afterLines="50" w:after="163"/>
        <w:rPr>
          <w:bCs/>
          <w:szCs w:val="21"/>
        </w:rPr>
      </w:pPr>
    </w:p>
    <w:p w14:paraId="6B778D97" w14:textId="77777777" w:rsidR="0005476A" w:rsidRPr="00D0390D" w:rsidRDefault="005F4209" w:rsidP="007309AA">
      <w:pPr>
        <w:adjustRightInd w:val="0"/>
        <w:snapToGrid w:val="0"/>
        <w:spacing w:afterLines="50" w:after="163"/>
        <w:rPr>
          <w:bCs/>
          <w:szCs w:val="21"/>
        </w:rPr>
      </w:pPr>
      <w:r w:rsidRPr="00D0390D">
        <w:rPr>
          <w:bCs/>
          <w:szCs w:val="21"/>
        </w:rPr>
        <w:t>说明书核准日期及修改日期</w:t>
      </w:r>
    </w:p>
    <w:p w14:paraId="647FDC27" w14:textId="77777777" w:rsidR="00A5143E" w:rsidRPr="00D0390D" w:rsidRDefault="00A5143E" w:rsidP="007309AA">
      <w:pPr>
        <w:adjustRightInd w:val="0"/>
        <w:snapToGrid w:val="0"/>
        <w:spacing w:afterLines="50" w:after="163"/>
        <w:rPr>
          <w:bCs/>
          <w:szCs w:val="21"/>
        </w:rPr>
      </w:pPr>
    </w:p>
    <w:p w14:paraId="182DBF94" w14:textId="77777777" w:rsidR="00A5143E" w:rsidRPr="00D0390D" w:rsidRDefault="00A5143E" w:rsidP="007309AA">
      <w:pPr>
        <w:adjustRightInd w:val="0"/>
        <w:snapToGrid w:val="0"/>
        <w:spacing w:afterLines="50" w:after="163"/>
        <w:rPr>
          <w:bCs/>
          <w:color w:val="000081"/>
          <w:szCs w:val="21"/>
        </w:rPr>
      </w:pPr>
    </w:p>
    <w:p w14:paraId="2E1B4A76" w14:textId="77777777" w:rsidR="00A5143E" w:rsidRPr="00D0390D" w:rsidRDefault="00A5143E" w:rsidP="007309AA">
      <w:pPr>
        <w:adjustRightInd w:val="0"/>
        <w:snapToGrid w:val="0"/>
        <w:spacing w:afterLines="50" w:after="163"/>
        <w:rPr>
          <w:bCs/>
          <w:color w:val="000081"/>
          <w:szCs w:val="21"/>
        </w:rPr>
      </w:pPr>
    </w:p>
    <w:p w14:paraId="68046576" w14:textId="77777777" w:rsidR="00EE33DB" w:rsidRPr="00D0390D" w:rsidRDefault="00EE33DB" w:rsidP="007309AA">
      <w:pPr>
        <w:adjustRightInd w:val="0"/>
        <w:snapToGrid w:val="0"/>
        <w:spacing w:afterLines="50" w:after="163"/>
        <w:rPr>
          <w:bCs/>
          <w:color w:val="000081"/>
          <w:szCs w:val="21"/>
        </w:rPr>
      </w:pPr>
    </w:p>
    <w:p w14:paraId="0BB53C7B" w14:textId="77777777" w:rsidR="00EE33DB" w:rsidRPr="00D0390D" w:rsidRDefault="00EE33DB" w:rsidP="007309AA">
      <w:pPr>
        <w:adjustRightInd w:val="0"/>
        <w:snapToGrid w:val="0"/>
        <w:spacing w:afterLines="50" w:after="163"/>
        <w:rPr>
          <w:bCs/>
          <w:color w:val="000081"/>
          <w:szCs w:val="21"/>
        </w:rPr>
      </w:pPr>
    </w:p>
    <w:p w14:paraId="42DE01A4" w14:textId="77777777" w:rsidR="00786DB7" w:rsidRPr="00D0390D" w:rsidRDefault="00786DB7" w:rsidP="007309AA">
      <w:pPr>
        <w:adjustRightInd w:val="0"/>
        <w:snapToGrid w:val="0"/>
        <w:spacing w:afterLines="50" w:after="163"/>
        <w:rPr>
          <w:bCs/>
          <w:color w:val="000081"/>
          <w:szCs w:val="21"/>
        </w:rPr>
      </w:pPr>
    </w:p>
    <w:p w14:paraId="59F1CAF1" w14:textId="77777777" w:rsidR="00786DB7" w:rsidRPr="00D0390D" w:rsidRDefault="00786DB7" w:rsidP="007309AA">
      <w:pPr>
        <w:adjustRightInd w:val="0"/>
        <w:snapToGrid w:val="0"/>
        <w:spacing w:afterLines="50" w:after="163"/>
        <w:rPr>
          <w:bCs/>
          <w:color w:val="000081"/>
          <w:szCs w:val="21"/>
        </w:rPr>
      </w:pPr>
    </w:p>
    <w:p w14:paraId="2C035BA4" w14:textId="77777777" w:rsidR="0005476A" w:rsidRPr="00D0390D" w:rsidRDefault="0005476A" w:rsidP="007309AA">
      <w:pPr>
        <w:adjustRightInd w:val="0"/>
        <w:snapToGrid w:val="0"/>
        <w:spacing w:afterLines="50" w:after="163"/>
        <w:jc w:val="center"/>
        <w:rPr>
          <w:b/>
          <w:bCs/>
          <w:szCs w:val="21"/>
        </w:rPr>
      </w:pPr>
      <w:r w:rsidRPr="00D0390D">
        <w:rPr>
          <w:b/>
          <w:bCs/>
          <w:szCs w:val="21"/>
        </w:rPr>
        <w:t>版本信息</w:t>
      </w:r>
    </w:p>
    <w:p w14:paraId="17DF5F1F" w14:textId="56782C8E" w:rsidR="0005476A" w:rsidRPr="00D0390D" w:rsidRDefault="0005476A" w:rsidP="007309AA">
      <w:pPr>
        <w:autoSpaceDE w:val="0"/>
        <w:autoSpaceDN w:val="0"/>
        <w:adjustRightInd w:val="0"/>
        <w:snapToGrid w:val="0"/>
        <w:spacing w:afterLines="50" w:after="163"/>
        <w:jc w:val="center"/>
        <w:rPr>
          <w:szCs w:val="21"/>
        </w:rPr>
      </w:pPr>
      <w:r w:rsidRPr="00D0390D">
        <w:rPr>
          <w:szCs w:val="21"/>
        </w:rPr>
        <w:t>用户手册，第</w:t>
      </w:r>
      <w:r w:rsidR="005A6B7C" w:rsidRPr="00D0390D">
        <w:rPr>
          <w:szCs w:val="21"/>
        </w:rPr>
        <w:t>01</w:t>
      </w:r>
      <w:r w:rsidRPr="00D0390D">
        <w:rPr>
          <w:szCs w:val="21"/>
        </w:rPr>
        <w:t>版</w:t>
      </w:r>
    </w:p>
    <w:p w14:paraId="6F50F91B" w14:textId="0F106F18" w:rsidR="0005476A" w:rsidRPr="00D0390D" w:rsidRDefault="0005476A" w:rsidP="007309AA">
      <w:pPr>
        <w:autoSpaceDE w:val="0"/>
        <w:autoSpaceDN w:val="0"/>
        <w:adjustRightInd w:val="0"/>
        <w:snapToGrid w:val="0"/>
        <w:spacing w:afterLines="50" w:after="163"/>
        <w:jc w:val="center"/>
        <w:rPr>
          <w:b/>
          <w:bCs/>
          <w:i/>
          <w:iCs/>
          <w:szCs w:val="21"/>
        </w:rPr>
      </w:pPr>
      <w:r w:rsidRPr="00D0390D">
        <w:rPr>
          <w:b/>
          <w:bCs/>
          <w:i/>
          <w:iCs/>
          <w:szCs w:val="21"/>
        </w:rPr>
        <w:t>发行日期：</w:t>
      </w:r>
      <w:r w:rsidRPr="00D0390D">
        <w:rPr>
          <w:b/>
          <w:bCs/>
          <w:i/>
          <w:iCs/>
          <w:szCs w:val="21"/>
        </w:rPr>
        <w:t>201</w:t>
      </w:r>
      <w:r w:rsidR="00FE2E5F">
        <w:rPr>
          <w:rFonts w:hint="eastAsia"/>
          <w:b/>
          <w:bCs/>
          <w:i/>
          <w:iCs/>
          <w:szCs w:val="21"/>
        </w:rPr>
        <w:t>8</w:t>
      </w:r>
      <w:r w:rsidRPr="00D0390D">
        <w:rPr>
          <w:b/>
          <w:bCs/>
          <w:i/>
          <w:iCs/>
          <w:szCs w:val="21"/>
        </w:rPr>
        <w:t>年</w:t>
      </w:r>
      <w:r w:rsidR="00FE2E5F">
        <w:rPr>
          <w:rFonts w:hint="eastAsia"/>
          <w:b/>
          <w:bCs/>
          <w:i/>
          <w:iCs/>
          <w:szCs w:val="21"/>
        </w:rPr>
        <w:t>3</w:t>
      </w:r>
      <w:r w:rsidRPr="00D0390D">
        <w:rPr>
          <w:b/>
          <w:bCs/>
          <w:i/>
          <w:iCs/>
          <w:szCs w:val="21"/>
        </w:rPr>
        <w:t>月</w:t>
      </w:r>
    </w:p>
    <w:p w14:paraId="107180A4" w14:textId="77777777" w:rsidR="0005476A" w:rsidRPr="00D0390D" w:rsidRDefault="0005476A" w:rsidP="007309AA">
      <w:pPr>
        <w:autoSpaceDE w:val="0"/>
        <w:autoSpaceDN w:val="0"/>
        <w:adjustRightInd w:val="0"/>
        <w:snapToGrid w:val="0"/>
        <w:spacing w:afterLines="50" w:after="163"/>
        <w:jc w:val="center"/>
        <w:rPr>
          <w:b/>
          <w:bCs/>
          <w:i/>
          <w:iCs/>
          <w:color w:val="000000"/>
          <w:szCs w:val="21"/>
        </w:rPr>
      </w:pPr>
    </w:p>
    <w:p w14:paraId="6D60C28E" w14:textId="77777777" w:rsidR="0005476A" w:rsidRPr="00D0390D" w:rsidRDefault="0005476A" w:rsidP="007309AA">
      <w:pPr>
        <w:autoSpaceDE w:val="0"/>
        <w:autoSpaceDN w:val="0"/>
        <w:adjustRightInd w:val="0"/>
        <w:snapToGrid w:val="0"/>
        <w:spacing w:afterLines="50" w:after="163"/>
        <w:jc w:val="center"/>
        <w:rPr>
          <w:color w:val="000000"/>
          <w:szCs w:val="21"/>
        </w:rPr>
      </w:pPr>
    </w:p>
    <w:p w14:paraId="3414BD85" w14:textId="77777777" w:rsidR="00733769" w:rsidRPr="00D0390D" w:rsidRDefault="0005476A" w:rsidP="0005476A">
      <w:r w:rsidRPr="00D0390D">
        <w:rPr>
          <w:color w:val="000000"/>
          <w:szCs w:val="21"/>
        </w:rPr>
        <w:t>本手册中显示的所有图片仅供参考。</w:t>
      </w:r>
    </w:p>
    <w:p w14:paraId="1AB75B94" w14:textId="77777777" w:rsidR="00851C0E" w:rsidRPr="00D0390D" w:rsidRDefault="00851C0E" w:rsidP="00045BBB"/>
    <w:p w14:paraId="07410274" w14:textId="77777777" w:rsidR="00F55B8D" w:rsidRPr="00D0390D" w:rsidRDefault="00F55B8D" w:rsidP="00045BBB"/>
    <w:p w14:paraId="6407CCC4" w14:textId="3F7C6007" w:rsidR="004F27D7" w:rsidRPr="00D0390D" w:rsidRDefault="004F27D7" w:rsidP="00D87CE5"/>
    <w:sectPr w:rsidR="004F27D7" w:rsidRPr="00D0390D" w:rsidSect="00F8385E">
      <w:footerReference w:type="default" r:id="rId81"/>
      <w:pgSz w:w="11906" w:h="16838"/>
      <w:pgMar w:top="1440" w:right="1080" w:bottom="1440" w:left="1080" w:header="851" w:footer="992" w:gutter="0"/>
      <w:pgNumType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699E03" w14:textId="77777777" w:rsidR="001B6348" w:rsidRDefault="001B6348" w:rsidP="00845AB6">
      <w:r>
        <w:separator/>
      </w:r>
    </w:p>
  </w:endnote>
  <w:endnote w:type="continuationSeparator" w:id="0">
    <w:p w14:paraId="2F89677C" w14:textId="77777777" w:rsidR="001B6348" w:rsidRDefault="001B6348" w:rsidP="00845A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ingFang TC">
    <w:charset w:val="88"/>
    <w:family w:val="auto"/>
    <w:pitch w:val="variable"/>
    <w:sig w:usb0="A00002FF" w:usb1="7ACFFDFB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AAFB76" w14:textId="74ACA3C4" w:rsidR="00CB7F00" w:rsidRDefault="00CB7F00">
    <w:pPr>
      <w:pStyle w:val="a5"/>
    </w:pPr>
    <w:r>
      <w:rPr>
        <w:rFonts w:hint="eastAsia"/>
      </w:rPr>
      <w:t>第</w:t>
    </w:r>
    <w:sdt>
      <w:sdtPr>
        <w:id w:val="-1826804673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05242D" w:rsidRPr="0005242D">
          <w:rPr>
            <w:noProof/>
            <w:lang w:val="zh-CN"/>
          </w:rPr>
          <w:t>16</w:t>
        </w:r>
        <w:r>
          <w:rPr>
            <w:noProof/>
            <w:lang w:val="zh-CN"/>
          </w:rPr>
          <w:fldChar w:fldCharType="end"/>
        </w:r>
        <w:r>
          <w:rPr>
            <w:rFonts w:hint="eastAsia"/>
          </w:rPr>
          <w:t>页</w:t>
        </w:r>
      </w:sdtContent>
    </w:sdt>
  </w:p>
  <w:p w14:paraId="387DACEB" w14:textId="77777777" w:rsidR="00CB7F00" w:rsidRDefault="00CB7F00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99DABC" w14:textId="77777777" w:rsidR="00CB7F00" w:rsidRDefault="00CB7F00" w:rsidP="005F0885">
    <w:pPr>
      <w:pStyle w:val="a5"/>
      <w:jc w:val="center"/>
    </w:pPr>
  </w:p>
  <w:p w14:paraId="33691CF0" w14:textId="77777777" w:rsidR="00CB7F00" w:rsidRDefault="00CB7F00" w:rsidP="00BB54A6">
    <w:pPr>
      <w:pStyle w:val="a5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47996302"/>
      <w:docPartObj>
        <w:docPartGallery w:val="Page Numbers (Bottom of Page)"/>
        <w:docPartUnique/>
      </w:docPartObj>
    </w:sdtPr>
    <w:sdtEndPr/>
    <w:sdtContent>
      <w:p w14:paraId="669FD553" w14:textId="01CCDF1E" w:rsidR="00CB7F00" w:rsidRDefault="00CB7F00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5242D" w:rsidRPr="0005242D">
          <w:rPr>
            <w:noProof/>
            <w:lang w:val="zh-CN"/>
          </w:rPr>
          <w:t>1</w:t>
        </w:r>
        <w:r>
          <w:rPr>
            <w:noProof/>
            <w:lang w:val="zh-CN"/>
          </w:rPr>
          <w:fldChar w:fldCharType="end"/>
        </w:r>
      </w:p>
    </w:sdtContent>
  </w:sdt>
  <w:p w14:paraId="1CC7C25F" w14:textId="77777777" w:rsidR="00CB7F00" w:rsidRDefault="00CB7F00" w:rsidP="00BB54A6">
    <w:pPr>
      <w:pStyle w:val="a5"/>
      <w:jc w:val="righ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0D54F7" w14:textId="6C70344A" w:rsidR="00CB7F00" w:rsidRDefault="00CB7F00">
    <w:pPr>
      <w:pStyle w:val="a5"/>
      <w:jc w:val="right"/>
    </w:pPr>
    <w:r>
      <w:rPr>
        <w:rFonts w:hint="eastAsia"/>
      </w:rPr>
      <w:t>第</w:t>
    </w:r>
    <w:r>
      <w:fldChar w:fldCharType="begin"/>
    </w:r>
    <w:r>
      <w:instrText>PAGE   \* MERGEFORMAT</w:instrText>
    </w:r>
    <w:r>
      <w:fldChar w:fldCharType="separate"/>
    </w:r>
    <w:r w:rsidR="0005242D" w:rsidRPr="0005242D">
      <w:rPr>
        <w:noProof/>
        <w:lang w:val="zh-CN"/>
      </w:rPr>
      <w:t>17</w:t>
    </w:r>
    <w:r>
      <w:rPr>
        <w:noProof/>
        <w:lang w:val="zh-CN"/>
      </w:rPr>
      <w:fldChar w:fldCharType="end"/>
    </w:r>
    <w:r>
      <w:rPr>
        <w:rFonts w:hint="eastAsia"/>
      </w:rPr>
      <w:t>页</w:t>
    </w:r>
  </w:p>
  <w:p w14:paraId="75814B3D" w14:textId="77777777" w:rsidR="00CB7F00" w:rsidRDefault="00CB7F00" w:rsidP="00BB54A6">
    <w:pPr>
      <w:pStyle w:val="a5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9E585C" w14:textId="77777777" w:rsidR="001B6348" w:rsidRDefault="001B6348" w:rsidP="00845AB6">
      <w:r>
        <w:separator/>
      </w:r>
    </w:p>
  </w:footnote>
  <w:footnote w:type="continuationSeparator" w:id="0">
    <w:p w14:paraId="0D3FFA98" w14:textId="77777777" w:rsidR="001B6348" w:rsidRDefault="001B6348" w:rsidP="00845A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422294" w14:textId="77777777" w:rsidR="00CB7F00" w:rsidRDefault="00CB7F00" w:rsidP="006F5077">
    <w:pPr>
      <w:pStyle w:val="a3"/>
      <w:pBdr>
        <w:bottom w:val="none" w:sz="0" w:space="0" w:color="auto"/>
      </w:pBdr>
      <w:jc w:val="both"/>
    </w:pPr>
    <w:r>
      <w:rPr>
        <w:rFonts w:hint="eastAsia"/>
        <w:sz w:val="20"/>
      </w:rPr>
      <w:t xml:space="preserve">                </w:t>
    </w:r>
    <w:r>
      <w:rPr>
        <w:sz w:val="20"/>
      </w:rPr>
      <w:t xml:space="preserve">                 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28510C" w14:textId="77777777" w:rsidR="00CB7F00" w:rsidRDefault="00CB7F00" w:rsidP="006F5077">
    <w:pPr>
      <w:pStyle w:val="a3"/>
      <w:pBdr>
        <w:bottom w:val="none" w:sz="0" w:space="0" w:color="auto"/>
      </w:pBdr>
      <w:jc w:val="both"/>
    </w:pPr>
    <w:r>
      <w:rPr>
        <w:sz w:val="20"/>
      </w:rPr>
      <w:t xml:space="preserve">    </w:t>
    </w:r>
    <w:r>
      <w:rPr>
        <w:rFonts w:hint="eastAsia"/>
        <w:sz w:val="20"/>
      </w:rPr>
      <w:t xml:space="preserve">                 </w:t>
    </w:r>
    <w:r>
      <w:rPr>
        <w:sz w:val="20"/>
      </w:rPr>
      <w:t xml:space="preserve">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73EB5"/>
    <w:multiLevelType w:val="multilevel"/>
    <w:tmpl w:val="C844864C"/>
    <w:lvl w:ilvl="0">
      <w:start w:val="1"/>
      <w:numFmt w:val="decimal"/>
      <w:lvlText w:val="3.%1 "/>
      <w:lvlJc w:val="left"/>
      <w:pPr>
        <w:ind w:left="480" w:hanging="480"/>
      </w:pPr>
      <w:rPr>
        <w:rFonts w:ascii="宋体" w:eastAsia="宋体" w:hAnsi="宋体" w:hint="eastAsia"/>
        <w:b/>
        <w:i w:val="0"/>
        <w:sz w:val="32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宋体" w:hint="eastAsia"/>
      </w:rPr>
    </w:lvl>
    <w:lvl w:ilvl="2">
      <w:start w:val="1"/>
      <w:numFmt w:val="decimal"/>
      <w:lvlText w:val="%1.%2.%3"/>
      <w:lvlJc w:val="left"/>
      <w:pPr>
        <w:ind w:left="2040" w:hanging="108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52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360" w:hanging="144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200" w:hanging="180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680" w:hanging="18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520" w:hanging="216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6360" w:hanging="2520"/>
      </w:pPr>
      <w:rPr>
        <w:rFonts w:hint="eastAsia"/>
      </w:rPr>
    </w:lvl>
  </w:abstractNum>
  <w:abstractNum w:abstractNumId="1" w15:restartNumberingAfterBreak="0">
    <w:nsid w:val="05955F3F"/>
    <w:multiLevelType w:val="multilevel"/>
    <w:tmpl w:val="90F0D816"/>
    <w:lvl w:ilvl="0">
      <w:start w:val="5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27686A7B"/>
    <w:multiLevelType w:val="multilevel"/>
    <w:tmpl w:val="CB5AF31A"/>
    <w:lvl w:ilvl="0">
      <w:start w:val="1"/>
      <w:numFmt w:val="decimal"/>
      <w:pStyle w:val="2"/>
      <w:lvlText w:val="%1."/>
      <w:lvlJc w:val="left"/>
      <w:pPr>
        <w:ind w:left="480" w:hanging="48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1">
      <w:start w:val="1"/>
      <w:numFmt w:val="none"/>
      <w:lvlText w:val="2.1"/>
      <w:lvlJc w:val="left"/>
      <w:pPr>
        <w:ind w:left="720" w:hanging="720"/>
      </w:pPr>
      <w:rPr>
        <w:rFonts w:ascii="宋体" w:eastAsia="宋体" w:hAnsi="宋体" w:hint="eastAsia"/>
        <w:b/>
        <w:i w:val="0"/>
        <w:sz w:val="32"/>
      </w:rPr>
    </w:lvl>
    <w:lvl w:ilvl="2">
      <w:start w:val="1"/>
      <w:numFmt w:val="none"/>
      <w:lvlText w:val="2.1 "/>
      <w:lvlJc w:val="left"/>
      <w:pPr>
        <w:ind w:left="480" w:hanging="480"/>
      </w:pPr>
      <w:rPr>
        <w:rFonts w:ascii="宋体" w:eastAsia="宋体" w:hAnsi="宋体" w:hint="eastAsia"/>
        <w:b/>
        <w:i w:val="0"/>
        <w:sz w:val="32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eastAsia"/>
      </w:rPr>
    </w:lvl>
  </w:abstractNum>
  <w:abstractNum w:abstractNumId="3" w15:restartNumberingAfterBreak="0">
    <w:nsid w:val="329007C6"/>
    <w:multiLevelType w:val="hybridMultilevel"/>
    <w:tmpl w:val="FB2C8248"/>
    <w:lvl w:ilvl="0" w:tplc="A6B632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53D281C"/>
    <w:multiLevelType w:val="hybridMultilevel"/>
    <w:tmpl w:val="F79E0788"/>
    <w:lvl w:ilvl="0" w:tplc="A6B632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9FB16C6"/>
    <w:multiLevelType w:val="multilevel"/>
    <w:tmpl w:val="15303AFE"/>
    <w:lvl w:ilvl="0">
      <w:start w:val="3"/>
      <w:numFmt w:val="decimal"/>
      <w:lvlText w:val="%1"/>
      <w:lvlJc w:val="left"/>
      <w:pPr>
        <w:ind w:left="400" w:hanging="400"/>
      </w:pPr>
      <w:rPr>
        <w:rFonts w:hint="eastAsia"/>
      </w:rPr>
    </w:lvl>
    <w:lvl w:ilvl="1">
      <w:start w:val="1"/>
      <w:numFmt w:val="decimal"/>
      <w:lvlText w:val="4.%2"/>
      <w:lvlJc w:val="left"/>
      <w:pPr>
        <w:ind w:left="720" w:hanging="720"/>
      </w:pPr>
      <w:rPr>
        <w:rFonts w:ascii="宋体" w:eastAsia="宋体" w:hint="eastAsia"/>
      </w:rPr>
    </w:lvl>
    <w:lvl w:ilvl="2">
      <w:start w:val="1"/>
      <w:numFmt w:val="decimal"/>
      <w:lvlText w:val="4.%2.%3"/>
      <w:lvlJc w:val="left"/>
      <w:pPr>
        <w:ind w:left="1080" w:hanging="1080"/>
      </w:pPr>
      <w:rPr>
        <w:rFonts w:ascii="宋体" w:hint="eastAsia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eastAsia"/>
      </w:rPr>
    </w:lvl>
  </w:abstractNum>
  <w:abstractNum w:abstractNumId="6" w15:restartNumberingAfterBreak="0">
    <w:nsid w:val="6EA15572"/>
    <w:multiLevelType w:val="multilevel"/>
    <w:tmpl w:val="10B8A7AC"/>
    <w:lvl w:ilvl="0">
      <w:start w:val="2"/>
      <w:numFmt w:val="decimal"/>
      <w:lvlText w:val="%1"/>
      <w:lvlJc w:val="left"/>
      <w:pPr>
        <w:ind w:left="480" w:hanging="48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 "/>
      <w:lvlJc w:val="left"/>
      <w:pPr>
        <w:ind w:left="1080" w:hanging="10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2.2.%4 "/>
      <w:lvlJc w:val="left"/>
      <w:pPr>
        <w:ind w:left="720" w:hanging="720"/>
      </w:pPr>
      <w:rPr>
        <w:rFonts w:ascii="宋体" w:hint="eastAsia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eastAsia"/>
      </w:rPr>
    </w:lvl>
  </w:abstractNum>
  <w:abstractNum w:abstractNumId="7" w15:restartNumberingAfterBreak="0">
    <w:nsid w:val="774319E4"/>
    <w:multiLevelType w:val="multilevel"/>
    <w:tmpl w:val="D8A853B4"/>
    <w:lvl w:ilvl="0">
      <w:start w:val="3"/>
      <w:numFmt w:val="decimal"/>
      <w:lvlText w:val="%1"/>
      <w:lvlJc w:val="left"/>
      <w:pPr>
        <w:ind w:left="480" w:hanging="480"/>
      </w:pPr>
      <w:rPr>
        <w:rFonts w:hint="eastAsia"/>
        <w:sz w:val="32"/>
      </w:rPr>
    </w:lvl>
    <w:lvl w:ilvl="1">
      <w:start w:val="2"/>
      <w:numFmt w:val="decimal"/>
      <w:lvlText w:val="4.%2 "/>
      <w:lvlJc w:val="left"/>
      <w:pPr>
        <w:ind w:left="480" w:hanging="480"/>
      </w:pPr>
      <w:rPr>
        <w:rFonts w:ascii="宋体" w:eastAsia="宋体" w:hint="eastAsia"/>
        <w:sz w:val="32"/>
      </w:rPr>
    </w:lvl>
    <w:lvl w:ilvl="2">
      <w:start w:val="1"/>
      <w:numFmt w:val="decimal"/>
      <w:lvlText w:val="4.%2.%3 "/>
      <w:lvlJc w:val="left"/>
      <w:pPr>
        <w:ind w:left="720" w:hanging="720"/>
      </w:pPr>
      <w:rPr>
        <w:rFonts w:ascii="宋体" w:eastAsia="宋体" w:hAnsi="宋体" w:hint="eastAsia"/>
        <w:b/>
        <w:i w:val="0"/>
        <w:sz w:val="32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eastAsia"/>
        <w:sz w:val="32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  <w:sz w:val="32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eastAsia"/>
        <w:sz w:val="32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  <w:sz w:val="32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eastAsia"/>
        <w:sz w:val="32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  <w:sz w:val="32"/>
      </w:rPr>
    </w:lvl>
  </w:abstractNum>
  <w:abstractNum w:abstractNumId="8" w15:restartNumberingAfterBreak="0">
    <w:nsid w:val="7E321DFF"/>
    <w:multiLevelType w:val="multilevel"/>
    <w:tmpl w:val="DE9EDEF2"/>
    <w:lvl w:ilvl="0">
      <w:start w:val="5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7F397CD2"/>
    <w:multiLevelType w:val="hybridMultilevel"/>
    <w:tmpl w:val="A80C500A"/>
    <w:lvl w:ilvl="0" w:tplc="A6B632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7"/>
  </w:num>
  <w:num w:numId="3">
    <w:abstractNumId w:val="0"/>
  </w:num>
  <w:num w:numId="4">
    <w:abstractNumId w:val="5"/>
  </w:num>
  <w:num w:numId="5">
    <w:abstractNumId w:val="6"/>
  </w:num>
  <w:num w:numId="6">
    <w:abstractNumId w:val="8"/>
  </w:num>
  <w:num w:numId="7">
    <w:abstractNumId w:val="1"/>
  </w:num>
  <w:num w:numId="8">
    <w:abstractNumId w:val="9"/>
  </w:num>
  <w:num w:numId="9">
    <w:abstractNumId w:val="3"/>
  </w:num>
  <w:num w:numId="10">
    <w:abstractNumId w:val="4"/>
  </w:num>
  <w:numIdMacAtCleanup w:val="10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Mo Huang">
    <w15:presenceInfo w15:providerId="Windows Live" w15:userId="48eb41b58dc9529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evenAndOddHeaders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D4BB0"/>
    <w:rsid w:val="000023EE"/>
    <w:rsid w:val="00002A2F"/>
    <w:rsid w:val="000034A0"/>
    <w:rsid w:val="00003658"/>
    <w:rsid w:val="0000445A"/>
    <w:rsid w:val="00005020"/>
    <w:rsid w:val="00007BF3"/>
    <w:rsid w:val="000100BE"/>
    <w:rsid w:val="000117DB"/>
    <w:rsid w:val="00012CCB"/>
    <w:rsid w:val="00012DEB"/>
    <w:rsid w:val="00012F2B"/>
    <w:rsid w:val="00013395"/>
    <w:rsid w:val="000136DA"/>
    <w:rsid w:val="00013E58"/>
    <w:rsid w:val="00014D16"/>
    <w:rsid w:val="00014DE2"/>
    <w:rsid w:val="0001638C"/>
    <w:rsid w:val="000165CF"/>
    <w:rsid w:val="00016D29"/>
    <w:rsid w:val="0001771F"/>
    <w:rsid w:val="00020243"/>
    <w:rsid w:val="000206FE"/>
    <w:rsid w:val="000207EB"/>
    <w:rsid w:val="00020FC2"/>
    <w:rsid w:val="000213FB"/>
    <w:rsid w:val="00023318"/>
    <w:rsid w:val="0002373D"/>
    <w:rsid w:val="00023D31"/>
    <w:rsid w:val="00023D84"/>
    <w:rsid w:val="00023E6E"/>
    <w:rsid w:val="00024379"/>
    <w:rsid w:val="00024879"/>
    <w:rsid w:val="00024F52"/>
    <w:rsid w:val="000254BB"/>
    <w:rsid w:val="000256A0"/>
    <w:rsid w:val="000257FF"/>
    <w:rsid w:val="00025BA4"/>
    <w:rsid w:val="000266AF"/>
    <w:rsid w:val="00027DDF"/>
    <w:rsid w:val="00030C60"/>
    <w:rsid w:val="000327D8"/>
    <w:rsid w:val="00032892"/>
    <w:rsid w:val="00032C2B"/>
    <w:rsid w:val="00032FF1"/>
    <w:rsid w:val="00033233"/>
    <w:rsid w:val="000332F6"/>
    <w:rsid w:val="00033952"/>
    <w:rsid w:val="00033E49"/>
    <w:rsid w:val="000345D8"/>
    <w:rsid w:val="00034B7A"/>
    <w:rsid w:val="00035D3F"/>
    <w:rsid w:val="0003718D"/>
    <w:rsid w:val="00041660"/>
    <w:rsid w:val="00042DFB"/>
    <w:rsid w:val="00042E42"/>
    <w:rsid w:val="000434AF"/>
    <w:rsid w:val="000439FF"/>
    <w:rsid w:val="00043E11"/>
    <w:rsid w:val="00044165"/>
    <w:rsid w:val="000447F6"/>
    <w:rsid w:val="00044E2A"/>
    <w:rsid w:val="00044EE4"/>
    <w:rsid w:val="00045BBB"/>
    <w:rsid w:val="00046682"/>
    <w:rsid w:val="00050E95"/>
    <w:rsid w:val="00050F11"/>
    <w:rsid w:val="0005242D"/>
    <w:rsid w:val="00052CDC"/>
    <w:rsid w:val="00052FF6"/>
    <w:rsid w:val="0005359E"/>
    <w:rsid w:val="00053752"/>
    <w:rsid w:val="0005476A"/>
    <w:rsid w:val="0005484E"/>
    <w:rsid w:val="00054CBA"/>
    <w:rsid w:val="00055915"/>
    <w:rsid w:val="0005629E"/>
    <w:rsid w:val="00056882"/>
    <w:rsid w:val="00057737"/>
    <w:rsid w:val="00060476"/>
    <w:rsid w:val="000615AE"/>
    <w:rsid w:val="00061863"/>
    <w:rsid w:val="00061D93"/>
    <w:rsid w:val="00062243"/>
    <w:rsid w:val="00062572"/>
    <w:rsid w:val="0006340E"/>
    <w:rsid w:val="00063AFA"/>
    <w:rsid w:val="00063E7E"/>
    <w:rsid w:val="0006439E"/>
    <w:rsid w:val="0006475E"/>
    <w:rsid w:val="00064B79"/>
    <w:rsid w:val="000659B4"/>
    <w:rsid w:val="000664CD"/>
    <w:rsid w:val="00066E98"/>
    <w:rsid w:val="00070632"/>
    <w:rsid w:val="0007082D"/>
    <w:rsid w:val="00071D2A"/>
    <w:rsid w:val="00072678"/>
    <w:rsid w:val="00072AE8"/>
    <w:rsid w:val="00072CF3"/>
    <w:rsid w:val="00072ECF"/>
    <w:rsid w:val="00074021"/>
    <w:rsid w:val="00074F74"/>
    <w:rsid w:val="00075D92"/>
    <w:rsid w:val="000767E2"/>
    <w:rsid w:val="00076A6E"/>
    <w:rsid w:val="00076B89"/>
    <w:rsid w:val="0008063D"/>
    <w:rsid w:val="00080990"/>
    <w:rsid w:val="000818AE"/>
    <w:rsid w:val="000819D7"/>
    <w:rsid w:val="00083835"/>
    <w:rsid w:val="00083A2F"/>
    <w:rsid w:val="00083E1A"/>
    <w:rsid w:val="00085920"/>
    <w:rsid w:val="00085A03"/>
    <w:rsid w:val="00085C00"/>
    <w:rsid w:val="00086349"/>
    <w:rsid w:val="000869EB"/>
    <w:rsid w:val="000906C8"/>
    <w:rsid w:val="00090FEF"/>
    <w:rsid w:val="00091066"/>
    <w:rsid w:val="0009129D"/>
    <w:rsid w:val="00091E74"/>
    <w:rsid w:val="00091F2F"/>
    <w:rsid w:val="000921D4"/>
    <w:rsid w:val="00092510"/>
    <w:rsid w:val="00093207"/>
    <w:rsid w:val="00093DC8"/>
    <w:rsid w:val="0009449C"/>
    <w:rsid w:val="0009470A"/>
    <w:rsid w:val="00095805"/>
    <w:rsid w:val="00095C35"/>
    <w:rsid w:val="00096125"/>
    <w:rsid w:val="000969C2"/>
    <w:rsid w:val="000A0078"/>
    <w:rsid w:val="000A0A96"/>
    <w:rsid w:val="000A1B47"/>
    <w:rsid w:val="000A1F4F"/>
    <w:rsid w:val="000A2312"/>
    <w:rsid w:val="000A2B1F"/>
    <w:rsid w:val="000A3C76"/>
    <w:rsid w:val="000A45B9"/>
    <w:rsid w:val="000A4BEB"/>
    <w:rsid w:val="000A5185"/>
    <w:rsid w:val="000A5461"/>
    <w:rsid w:val="000A5988"/>
    <w:rsid w:val="000A5EE4"/>
    <w:rsid w:val="000A60A2"/>
    <w:rsid w:val="000A613F"/>
    <w:rsid w:val="000A7344"/>
    <w:rsid w:val="000A7541"/>
    <w:rsid w:val="000A7996"/>
    <w:rsid w:val="000A7ACF"/>
    <w:rsid w:val="000B3044"/>
    <w:rsid w:val="000B367F"/>
    <w:rsid w:val="000B570E"/>
    <w:rsid w:val="000B71C6"/>
    <w:rsid w:val="000B71EE"/>
    <w:rsid w:val="000C0F7D"/>
    <w:rsid w:val="000C1A69"/>
    <w:rsid w:val="000C2F10"/>
    <w:rsid w:val="000C3A12"/>
    <w:rsid w:val="000C48A5"/>
    <w:rsid w:val="000C522B"/>
    <w:rsid w:val="000C5A6E"/>
    <w:rsid w:val="000C7330"/>
    <w:rsid w:val="000C7782"/>
    <w:rsid w:val="000C7916"/>
    <w:rsid w:val="000D1516"/>
    <w:rsid w:val="000D23E0"/>
    <w:rsid w:val="000D25D1"/>
    <w:rsid w:val="000D3540"/>
    <w:rsid w:val="000D36A2"/>
    <w:rsid w:val="000D4BD2"/>
    <w:rsid w:val="000D694C"/>
    <w:rsid w:val="000D695D"/>
    <w:rsid w:val="000D6D3E"/>
    <w:rsid w:val="000D7201"/>
    <w:rsid w:val="000D7B36"/>
    <w:rsid w:val="000E0BF5"/>
    <w:rsid w:val="000E0D9A"/>
    <w:rsid w:val="000E0FE5"/>
    <w:rsid w:val="000E288B"/>
    <w:rsid w:val="000E2CC7"/>
    <w:rsid w:val="000E38A5"/>
    <w:rsid w:val="000E3E06"/>
    <w:rsid w:val="000E3FE3"/>
    <w:rsid w:val="000E51EB"/>
    <w:rsid w:val="000E60A5"/>
    <w:rsid w:val="000E6766"/>
    <w:rsid w:val="000E7D9E"/>
    <w:rsid w:val="000F0191"/>
    <w:rsid w:val="000F0AF1"/>
    <w:rsid w:val="000F0BFE"/>
    <w:rsid w:val="000F0E4C"/>
    <w:rsid w:val="000F11B3"/>
    <w:rsid w:val="000F12BE"/>
    <w:rsid w:val="000F1467"/>
    <w:rsid w:val="000F1682"/>
    <w:rsid w:val="000F2E2B"/>
    <w:rsid w:val="000F36CC"/>
    <w:rsid w:val="000F40B3"/>
    <w:rsid w:val="000F41E7"/>
    <w:rsid w:val="000F57F3"/>
    <w:rsid w:val="000F5C3A"/>
    <w:rsid w:val="000F6386"/>
    <w:rsid w:val="000F6855"/>
    <w:rsid w:val="000F6B40"/>
    <w:rsid w:val="000F6E21"/>
    <w:rsid w:val="000F7161"/>
    <w:rsid w:val="000F71B5"/>
    <w:rsid w:val="000F78F2"/>
    <w:rsid w:val="00101A64"/>
    <w:rsid w:val="001025E6"/>
    <w:rsid w:val="00102C39"/>
    <w:rsid w:val="0010309B"/>
    <w:rsid w:val="001037EB"/>
    <w:rsid w:val="00104022"/>
    <w:rsid w:val="001047CA"/>
    <w:rsid w:val="00105875"/>
    <w:rsid w:val="00105F98"/>
    <w:rsid w:val="00106E99"/>
    <w:rsid w:val="001070EF"/>
    <w:rsid w:val="00107827"/>
    <w:rsid w:val="0010793A"/>
    <w:rsid w:val="0010794C"/>
    <w:rsid w:val="00107CF8"/>
    <w:rsid w:val="001101DD"/>
    <w:rsid w:val="001122CF"/>
    <w:rsid w:val="001140F6"/>
    <w:rsid w:val="00115AC5"/>
    <w:rsid w:val="00115C3C"/>
    <w:rsid w:val="00116064"/>
    <w:rsid w:val="001167D1"/>
    <w:rsid w:val="00116F28"/>
    <w:rsid w:val="0011709B"/>
    <w:rsid w:val="001208AC"/>
    <w:rsid w:val="001217DE"/>
    <w:rsid w:val="00122823"/>
    <w:rsid w:val="00122F55"/>
    <w:rsid w:val="0012308C"/>
    <w:rsid w:val="001234FD"/>
    <w:rsid w:val="00123761"/>
    <w:rsid w:val="00123AF7"/>
    <w:rsid w:val="00124112"/>
    <w:rsid w:val="00124570"/>
    <w:rsid w:val="00125701"/>
    <w:rsid w:val="001266FE"/>
    <w:rsid w:val="00126781"/>
    <w:rsid w:val="00126FBD"/>
    <w:rsid w:val="001270C8"/>
    <w:rsid w:val="001276FE"/>
    <w:rsid w:val="00130888"/>
    <w:rsid w:val="001323D9"/>
    <w:rsid w:val="0013435B"/>
    <w:rsid w:val="00134985"/>
    <w:rsid w:val="00134A26"/>
    <w:rsid w:val="00134E7C"/>
    <w:rsid w:val="001352F8"/>
    <w:rsid w:val="00135414"/>
    <w:rsid w:val="00135B0F"/>
    <w:rsid w:val="00135DDE"/>
    <w:rsid w:val="00136237"/>
    <w:rsid w:val="00136470"/>
    <w:rsid w:val="00137AAF"/>
    <w:rsid w:val="001401F0"/>
    <w:rsid w:val="0014031B"/>
    <w:rsid w:val="001406A3"/>
    <w:rsid w:val="00140860"/>
    <w:rsid w:val="00141762"/>
    <w:rsid w:val="00141DF8"/>
    <w:rsid w:val="00142E68"/>
    <w:rsid w:val="00143F3E"/>
    <w:rsid w:val="001448F6"/>
    <w:rsid w:val="0014688F"/>
    <w:rsid w:val="00146BE6"/>
    <w:rsid w:val="0014793B"/>
    <w:rsid w:val="00147CEF"/>
    <w:rsid w:val="00151DF5"/>
    <w:rsid w:val="00152CEC"/>
    <w:rsid w:val="00153371"/>
    <w:rsid w:val="001536A0"/>
    <w:rsid w:val="00154EC9"/>
    <w:rsid w:val="00155852"/>
    <w:rsid w:val="00156812"/>
    <w:rsid w:val="00156B7E"/>
    <w:rsid w:val="00157777"/>
    <w:rsid w:val="0015796C"/>
    <w:rsid w:val="00160741"/>
    <w:rsid w:val="00160AFD"/>
    <w:rsid w:val="00161324"/>
    <w:rsid w:val="00161CD1"/>
    <w:rsid w:val="001622C6"/>
    <w:rsid w:val="00162619"/>
    <w:rsid w:val="00163B21"/>
    <w:rsid w:val="00163BC8"/>
    <w:rsid w:val="001645BF"/>
    <w:rsid w:val="00164FF3"/>
    <w:rsid w:val="00166E28"/>
    <w:rsid w:val="001676BC"/>
    <w:rsid w:val="00170CF3"/>
    <w:rsid w:val="001712B3"/>
    <w:rsid w:val="0017133B"/>
    <w:rsid w:val="00171475"/>
    <w:rsid w:val="001714D6"/>
    <w:rsid w:val="00171B80"/>
    <w:rsid w:val="001728DD"/>
    <w:rsid w:val="00172C28"/>
    <w:rsid w:val="001730B3"/>
    <w:rsid w:val="001730CF"/>
    <w:rsid w:val="001733A8"/>
    <w:rsid w:val="0017351D"/>
    <w:rsid w:val="001735A8"/>
    <w:rsid w:val="0017454B"/>
    <w:rsid w:val="00176791"/>
    <w:rsid w:val="001767A2"/>
    <w:rsid w:val="00176E9E"/>
    <w:rsid w:val="00176F2B"/>
    <w:rsid w:val="00177625"/>
    <w:rsid w:val="001806D3"/>
    <w:rsid w:val="00180D2E"/>
    <w:rsid w:val="00180FF4"/>
    <w:rsid w:val="0018158F"/>
    <w:rsid w:val="00182451"/>
    <w:rsid w:val="00182FED"/>
    <w:rsid w:val="0018358C"/>
    <w:rsid w:val="00183BAF"/>
    <w:rsid w:val="00185644"/>
    <w:rsid w:val="00185738"/>
    <w:rsid w:val="001862D0"/>
    <w:rsid w:val="0018755F"/>
    <w:rsid w:val="00187722"/>
    <w:rsid w:val="001909C2"/>
    <w:rsid w:val="00191547"/>
    <w:rsid w:val="00191861"/>
    <w:rsid w:val="00191961"/>
    <w:rsid w:val="00191E1A"/>
    <w:rsid w:val="00192111"/>
    <w:rsid w:val="00192A5C"/>
    <w:rsid w:val="00192C15"/>
    <w:rsid w:val="00193A1A"/>
    <w:rsid w:val="001942C9"/>
    <w:rsid w:val="0019496A"/>
    <w:rsid w:val="00194D77"/>
    <w:rsid w:val="00195B46"/>
    <w:rsid w:val="00196223"/>
    <w:rsid w:val="001A03E1"/>
    <w:rsid w:val="001A08F1"/>
    <w:rsid w:val="001A1562"/>
    <w:rsid w:val="001A1A98"/>
    <w:rsid w:val="001A1FC0"/>
    <w:rsid w:val="001A25B7"/>
    <w:rsid w:val="001A2D51"/>
    <w:rsid w:val="001A57BA"/>
    <w:rsid w:val="001A60A2"/>
    <w:rsid w:val="001B0063"/>
    <w:rsid w:val="001B0C87"/>
    <w:rsid w:val="001B0D5B"/>
    <w:rsid w:val="001B1238"/>
    <w:rsid w:val="001B151E"/>
    <w:rsid w:val="001B16CB"/>
    <w:rsid w:val="001B2C26"/>
    <w:rsid w:val="001B2E1C"/>
    <w:rsid w:val="001B2F7E"/>
    <w:rsid w:val="001B357C"/>
    <w:rsid w:val="001B3850"/>
    <w:rsid w:val="001B3E81"/>
    <w:rsid w:val="001B408F"/>
    <w:rsid w:val="001B435E"/>
    <w:rsid w:val="001B44CB"/>
    <w:rsid w:val="001B48D3"/>
    <w:rsid w:val="001B56EC"/>
    <w:rsid w:val="001B6348"/>
    <w:rsid w:val="001C0987"/>
    <w:rsid w:val="001C0F4E"/>
    <w:rsid w:val="001C225B"/>
    <w:rsid w:val="001C24D4"/>
    <w:rsid w:val="001C3256"/>
    <w:rsid w:val="001C3500"/>
    <w:rsid w:val="001C3A21"/>
    <w:rsid w:val="001C3FF1"/>
    <w:rsid w:val="001C4148"/>
    <w:rsid w:val="001C5187"/>
    <w:rsid w:val="001C5D42"/>
    <w:rsid w:val="001C7FCE"/>
    <w:rsid w:val="001D140E"/>
    <w:rsid w:val="001D2F32"/>
    <w:rsid w:val="001D3262"/>
    <w:rsid w:val="001D329F"/>
    <w:rsid w:val="001D47A9"/>
    <w:rsid w:val="001D5087"/>
    <w:rsid w:val="001D584D"/>
    <w:rsid w:val="001D6633"/>
    <w:rsid w:val="001D6A14"/>
    <w:rsid w:val="001D6B08"/>
    <w:rsid w:val="001E1429"/>
    <w:rsid w:val="001E21AA"/>
    <w:rsid w:val="001E2ABC"/>
    <w:rsid w:val="001E2C1C"/>
    <w:rsid w:val="001E3A9B"/>
    <w:rsid w:val="001E420F"/>
    <w:rsid w:val="001E4E9B"/>
    <w:rsid w:val="001E5183"/>
    <w:rsid w:val="001E5F41"/>
    <w:rsid w:val="001E6C5F"/>
    <w:rsid w:val="001E7204"/>
    <w:rsid w:val="001E7569"/>
    <w:rsid w:val="001E7D9C"/>
    <w:rsid w:val="001E7F5E"/>
    <w:rsid w:val="001F001D"/>
    <w:rsid w:val="001F139E"/>
    <w:rsid w:val="001F155C"/>
    <w:rsid w:val="001F183F"/>
    <w:rsid w:val="001F2F03"/>
    <w:rsid w:val="001F387F"/>
    <w:rsid w:val="001F48A2"/>
    <w:rsid w:val="001F4996"/>
    <w:rsid w:val="001F5121"/>
    <w:rsid w:val="001F5263"/>
    <w:rsid w:val="001F67EA"/>
    <w:rsid w:val="001F6E9B"/>
    <w:rsid w:val="001F6F93"/>
    <w:rsid w:val="0020066C"/>
    <w:rsid w:val="00200A79"/>
    <w:rsid w:val="002029C2"/>
    <w:rsid w:val="00203462"/>
    <w:rsid w:val="00203959"/>
    <w:rsid w:val="00203FBC"/>
    <w:rsid w:val="0020443D"/>
    <w:rsid w:val="00204BE0"/>
    <w:rsid w:val="00204FA0"/>
    <w:rsid w:val="00205AF7"/>
    <w:rsid w:val="00205BAA"/>
    <w:rsid w:val="00206939"/>
    <w:rsid w:val="00206CDF"/>
    <w:rsid w:val="00207CD9"/>
    <w:rsid w:val="00207D64"/>
    <w:rsid w:val="00210D81"/>
    <w:rsid w:val="002121B4"/>
    <w:rsid w:val="00212928"/>
    <w:rsid w:val="00213474"/>
    <w:rsid w:val="0021364F"/>
    <w:rsid w:val="002137C2"/>
    <w:rsid w:val="00220140"/>
    <w:rsid w:val="00220BEF"/>
    <w:rsid w:val="002213E8"/>
    <w:rsid w:val="00221B9E"/>
    <w:rsid w:val="00221C3D"/>
    <w:rsid w:val="00222172"/>
    <w:rsid w:val="00222823"/>
    <w:rsid w:val="0022362D"/>
    <w:rsid w:val="002245A3"/>
    <w:rsid w:val="00224ABA"/>
    <w:rsid w:val="00224FF3"/>
    <w:rsid w:val="00225122"/>
    <w:rsid w:val="00225158"/>
    <w:rsid w:val="00225487"/>
    <w:rsid w:val="002260C0"/>
    <w:rsid w:val="00227A21"/>
    <w:rsid w:val="00230F80"/>
    <w:rsid w:val="00231C97"/>
    <w:rsid w:val="00233395"/>
    <w:rsid w:val="0023342C"/>
    <w:rsid w:val="00233984"/>
    <w:rsid w:val="00233E0A"/>
    <w:rsid w:val="00233FF4"/>
    <w:rsid w:val="00234346"/>
    <w:rsid w:val="002355E6"/>
    <w:rsid w:val="002356BB"/>
    <w:rsid w:val="00235AC2"/>
    <w:rsid w:val="00236A4C"/>
    <w:rsid w:val="00236C52"/>
    <w:rsid w:val="00236E59"/>
    <w:rsid w:val="00236E9C"/>
    <w:rsid w:val="00240838"/>
    <w:rsid w:val="00240C37"/>
    <w:rsid w:val="00241C66"/>
    <w:rsid w:val="0024474D"/>
    <w:rsid w:val="00244D2C"/>
    <w:rsid w:val="00244D41"/>
    <w:rsid w:val="002453CF"/>
    <w:rsid w:val="00245F29"/>
    <w:rsid w:val="002462F2"/>
    <w:rsid w:val="00246E71"/>
    <w:rsid w:val="00247C7F"/>
    <w:rsid w:val="0025155B"/>
    <w:rsid w:val="00251DA7"/>
    <w:rsid w:val="00251F88"/>
    <w:rsid w:val="0025232D"/>
    <w:rsid w:val="00254045"/>
    <w:rsid w:val="002544EA"/>
    <w:rsid w:val="002545E3"/>
    <w:rsid w:val="002548E7"/>
    <w:rsid w:val="00254E86"/>
    <w:rsid w:val="00255270"/>
    <w:rsid w:val="002553E0"/>
    <w:rsid w:val="0025558D"/>
    <w:rsid w:val="00255FB4"/>
    <w:rsid w:val="0025615F"/>
    <w:rsid w:val="00256D0A"/>
    <w:rsid w:val="002579B9"/>
    <w:rsid w:val="00260508"/>
    <w:rsid w:val="002617F1"/>
    <w:rsid w:val="00261A49"/>
    <w:rsid w:val="00263BDC"/>
    <w:rsid w:val="00263C3F"/>
    <w:rsid w:val="002668EB"/>
    <w:rsid w:val="0026697D"/>
    <w:rsid w:val="00266A03"/>
    <w:rsid w:val="00266B75"/>
    <w:rsid w:val="00267DA8"/>
    <w:rsid w:val="00270F98"/>
    <w:rsid w:val="00272CD3"/>
    <w:rsid w:val="00273DD5"/>
    <w:rsid w:val="00273F90"/>
    <w:rsid w:val="00274E87"/>
    <w:rsid w:val="002767F2"/>
    <w:rsid w:val="00277CCB"/>
    <w:rsid w:val="00280757"/>
    <w:rsid w:val="002808D8"/>
    <w:rsid w:val="00281183"/>
    <w:rsid w:val="0028171E"/>
    <w:rsid w:val="00282A8E"/>
    <w:rsid w:val="0028328F"/>
    <w:rsid w:val="002843CA"/>
    <w:rsid w:val="00285163"/>
    <w:rsid w:val="00285826"/>
    <w:rsid w:val="00285B2A"/>
    <w:rsid w:val="00285DA0"/>
    <w:rsid w:val="002869B4"/>
    <w:rsid w:val="002871DC"/>
    <w:rsid w:val="002873E4"/>
    <w:rsid w:val="002905B4"/>
    <w:rsid w:val="00292DF3"/>
    <w:rsid w:val="00292F47"/>
    <w:rsid w:val="002939D4"/>
    <w:rsid w:val="00293CEB"/>
    <w:rsid w:val="00293EF0"/>
    <w:rsid w:val="0029441C"/>
    <w:rsid w:val="002946DA"/>
    <w:rsid w:val="00294849"/>
    <w:rsid w:val="002948C3"/>
    <w:rsid w:val="0029567B"/>
    <w:rsid w:val="00295B89"/>
    <w:rsid w:val="00296501"/>
    <w:rsid w:val="00296E0E"/>
    <w:rsid w:val="002977C9"/>
    <w:rsid w:val="00297F7B"/>
    <w:rsid w:val="002A12B4"/>
    <w:rsid w:val="002A137F"/>
    <w:rsid w:val="002A2420"/>
    <w:rsid w:val="002A274B"/>
    <w:rsid w:val="002A375E"/>
    <w:rsid w:val="002A45A3"/>
    <w:rsid w:val="002A470F"/>
    <w:rsid w:val="002A4A1C"/>
    <w:rsid w:val="002B00CB"/>
    <w:rsid w:val="002B0A63"/>
    <w:rsid w:val="002B10E4"/>
    <w:rsid w:val="002B17ED"/>
    <w:rsid w:val="002B1E24"/>
    <w:rsid w:val="002B241F"/>
    <w:rsid w:val="002B3B5C"/>
    <w:rsid w:val="002B47BF"/>
    <w:rsid w:val="002B4E91"/>
    <w:rsid w:val="002B5376"/>
    <w:rsid w:val="002B7159"/>
    <w:rsid w:val="002B799D"/>
    <w:rsid w:val="002B7EE7"/>
    <w:rsid w:val="002C114F"/>
    <w:rsid w:val="002C1BA6"/>
    <w:rsid w:val="002C27D3"/>
    <w:rsid w:val="002C2CB3"/>
    <w:rsid w:val="002C2FBF"/>
    <w:rsid w:val="002C32A0"/>
    <w:rsid w:val="002C3C6A"/>
    <w:rsid w:val="002C41ED"/>
    <w:rsid w:val="002C48B5"/>
    <w:rsid w:val="002C631C"/>
    <w:rsid w:val="002C69A8"/>
    <w:rsid w:val="002C6E18"/>
    <w:rsid w:val="002C745C"/>
    <w:rsid w:val="002D05ED"/>
    <w:rsid w:val="002D0766"/>
    <w:rsid w:val="002D1828"/>
    <w:rsid w:val="002D1A55"/>
    <w:rsid w:val="002D28D8"/>
    <w:rsid w:val="002D2E5B"/>
    <w:rsid w:val="002D3711"/>
    <w:rsid w:val="002D44ED"/>
    <w:rsid w:val="002D4783"/>
    <w:rsid w:val="002D53B1"/>
    <w:rsid w:val="002D5B58"/>
    <w:rsid w:val="002D63B6"/>
    <w:rsid w:val="002D7056"/>
    <w:rsid w:val="002D7749"/>
    <w:rsid w:val="002E01AA"/>
    <w:rsid w:val="002E1E21"/>
    <w:rsid w:val="002E257A"/>
    <w:rsid w:val="002E2E9B"/>
    <w:rsid w:val="002E3658"/>
    <w:rsid w:val="002E3721"/>
    <w:rsid w:val="002E4FCB"/>
    <w:rsid w:val="002E5D52"/>
    <w:rsid w:val="002E5DE4"/>
    <w:rsid w:val="002E5E80"/>
    <w:rsid w:val="002F01F0"/>
    <w:rsid w:val="002F0420"/>
    <w:rsid w:val="002F09AF"/>
    <w:rsid w:val="002F0BBD"/>
    <w:rsid w:val="002F0DFE"/>
    <w:rsid w:val="002F30D0"/>
    <w:rsid w:val="002F5334"/>
    <w:rsid w:val="002F7B69"/>
    <w:rsid w:val="002F7EE8"/>
    <w:rsid w:val="0030024B"/>
    <w:rsid w:val="003007D5"/>
    <w:rsid w:val="00300D40"/>
    <w:rsid w:val="00301B0D"/>
    <w:rsid w:val="00301F43"/>
    <w:rsid w:val="00302315"/>
    <w:rsid w:val="003026AE"/>
    <w:rsid w:val="003056DD"/>
    <w:rsid w:val="003060A3"/>
    <w:rsid w:val="003060E8"/>
    <w:rsid w:val="003066AE"/>
    <w:rsid w:val="00306B7A"/>
    <w:rsid w:val="00307671"/>
    <w:rsid w:val="0031177B"/>
    <w:rsid w:val="00311E8A"/>
    <w:rsid w:val="00312728"/>
    <w:rsid w:val="00313F03"/>
    <w:rsid w:val="00314A5D"/>
    <w:rsid w:val="00315A41"/>
    <w:rsid w:val="00315B81"/>
    <w:rsid w:val="00315D34"/>
    <w:rsid w:val="00315DAB"/>
    <w:rsid w:val="003160F5"/>
    <w:rsid w:val="003163E7"/>
    <w:rsid w:val="00316DE5"/>
    <w:rsid w:val="00317DC0"/>
    <w:rsid w:val="00317EC9"/>
    <w:rsid w:val="00320720"/>
    <w:rsid w:val="00320FED"/>
    <w:rsid w:val="003215DB"/>
    <w:rsid w:val="00321881"/>
    <w:rsid w:val="00322B01"/>
    <w:rsid w:val="00322BA3"/>
    <w:rsid w:val="003242E3"/>
    <w:rsid w:val="003243D2"/>
    <w:rsid w:val="00324F85"/>
    <w:rsid w:val="0032525A"/>
    <w:rsid w:val="003256BF"/>
    <w:rsid w:val="003259FF"/>
    <w:rsid w:val="00325D7A"/>
    <w:rsid w:val="00326E69"/>
    <w:rsid w:val="00326F90"/>
    <w:rsid w:val="00332613"/>
    <w:rsid w:val="00333461"/>
    <w:rsid w:val="003343AA"/>
    <w:rsid w:val="00334E81"/>
    <w:rsid w:val="00335504"/>
    <w:rsid w:val="00335722"/>
    <w:rsid w:val="0033615B"/>
    <w:rsid w:val="0033643E"/>
    <w:rsid w:val="00336E80"/>
    <w:rsid w:val="00337F8D"/>
    <w:rsid w:val="003400B2"/>
    <w:rsid w:val="00340723"/>
    <w:rsid w:val="00340BCE"/>
    <w:rsid w:val="0034188B"/>
    <w:rsid w:val="003424F8"/>
    <w:rsid w:val="0034284D"/>
    <w:rsid w:val="00343346"/>
    <w:rsid w:val="003455DC"/>
    <w:rsid w:val="0034738E"/>
    <w:rsid w:val="00347CBE"/>
    <w:rsid w:val="0035015B"/>
    <w:rsid w:val="00350344"/>
    <w:rsid w:val="00351B66"/>
    <w:rsid w:val="003526A8"/>
    <w:rsid w:val="00352B38"/>
    <w:rsid w:val="003538E9"/>
    <w:rsid w:val="00354CB4"/>
    <w:rsid w:val="0035558B"/>
    <w:rsid w:val="003556E2"/>
    <w:rsid w:val="00355E1D"/>
    <w:rsid w:val="0035619E"/>
    <w:rsid w:val="00356CFC"/>
    <w:rsid w:val="0035742C"/>
    <w:rsid w:val="00357B51"/>
    <w:rsid w:val="00360247"/>
    <w:rsid w:val="003618B6"/>
    <w:rsid w:val="00362235"/>
    <w:rsid w:val="003631DC"/>
    <w:rsid w:val="00365E4E"/>
    <w:rsid w:val="00366730"/>
    <w:rsid w:val="00366C44"/>
    <w:rsid w:val="00370B35"/>
    <w:rsid w:val="0037310E"/>
    <w:rsid w:val="003739DB"/>
    <w:rsid w:val="00374725"/>
    <w:rsid w:val="0037514F"/>
    <w:rsid w:val="00375A2C"/>
    <w:rsid w:val="003766A4"/>
    <w:rsid w:val="00376DBE"/>
    <w:rsid w:val="003774D8"/>
    <w:rsid w:val="00377F6C"/>
    <w:rsid w:val="00380727"/>
    <w:rsid w:val="003810EC"/>
    <w:rsid w:val="003812D6"/>
    <w:rsid w:val="00381810"/>
    <w:rsid w:val="00383874"/>
    <w:rsid w:val="00384B07"/>
    <w:rsid w:val="00385E6E"/>
    <w:rsid w:val="00386D07"/>
    <w:rsid w:val="00387831"/>
    <w:rsid w:val="0039061D"/>
    <w:rsid w:val="0039282A"/>
    <w:rsid w:val="00392901"/>
    <w:rsid w:val="00393811"/>
    <w:rsid w:val="0039389A"/>
    <w:rsid w:val="00393BC8"/>
    <w:rsid w:val="003944B9"/>
    <w:rsid w:val="00396180"/>
    <w:rsid w:val="00396A01"/>
    <w:rsid w:val="00396A79"/>
    <w:rsid w:val="00396F25"/>
    <w:rsid w:val="0039791B"/>
    <w:rsid w:val="00397C54"/>
    <w:rsid w:val="003A017D"/>
    <w:rsid w:val="003A152F"/>
    <w:rsid w:val="003A1EDE"/>
    <w:rsid w:val="003A2A04"/>
    <w:rsid w:val="003A31EF"/>
    <w:rsid w:val="003A44DF"/>
    <w:rsid w:val="003A49D8"/>
    <w:rsid w:val="003A57AA"/>
    <w:rsid w:val="003A5A24"/>
    <w:rsid w:val="003A5AAB"/>
    <w:rsid w:val="003A7380"/>
    <w:rsid w:val="003A7B3F"/>
    <w:rsid w:val="003B100C"/>
    <w:rsid w:val="003B18BB"/>
    <w:rsid w:val="003B1CDD"/>
    <w:rsid w:val="003B214E"/>
    <w:rsid w:val="003B21BC"/>
    <w:rsid w:val="003B3FFC"/>
    <w:rsid w:val="003B43DF"/>
    <w:rsid w:val="003B4E2A"/>
    <w:rsid w:val="003B54CF"/>
    <w:rsid w:val="003B6965"/>
    <w:rsid w:val="003B70DD"/>
    <w:rsid w:val="003B787C"/>
    <w:rsid w:val="003B7CEC"/>
    <w:rsid w:val="003C1118"/>
    <w:rsid w:val="003C3611"/>
    <w:rsid w:val="003C4A49"/>
    <w:rsid w:val="003C5374"/>
    <w:rsid w:val="003C55F4"/>
    <w:rsid w:val="003C7218"/>
    <w:rsid w:val="003C754F"/>
    <w:rsid w:val="003D15C7"/>
    <w:rsid w:val="003D2780"/>
    <w:rsid w:val="003D32BB"/>
    <w:rsid w:val="003D3649"/>
    <w:rsid w:val="003D3D6B"/>
    <w:rsid w:val="003D442A"/>
    <w:rsid w:val="003D4DD0"/>
    <w:rsid w:val="003D62F7"/>
    <w:rsid w:val="003D6971"/>
    <w:rsid w:val="003D7029"/>
    <w:rsid w:val="003D78D6"/>
    <w:rsid w:val="003E0BFA"/>
    <w:rsid w:val="003E1847"/>
    <w:rsid w:val="003E1A89"/>
    <w:rsid w:val="003E1C42"/>
    <w:rsid w:val="003E2301"/>
    <w:rsid w:val="003E34F1"/>
    <w:rsid w:val="003E36A7"/>
    <w:rsid w:val="003E47F2"/>
    <w:rsid w:val="003E5054"/>
    <w:rsid w:val="003E5764"/>
    <w:rsid w:val="003E6BF4"/>
    <w:rsid w:val="003E7B13"/>
    <w:rsid w:val="003E7E20"/>
    <w:rsid w:val="003F203B"/>
    <w:rsid w:val="003F20CC"/>
    <w:rsid w:val="003F2702"/>
    <w:rsid w:val="003F3193"/>
    <w:rsid w:val="003F375E"/>
    <w:rsid w:val="003F37ED"/>
    <w:rsid w:val="003F3BA9"/>
    <w:rsid w:val="003F3C4D"/>
    <w:rsid w:val="003F3D6B"/>
    <w:rsid w:val="003F4298"/>
    <w:rsid w:val="003F4BEC"/>
    <w:rsid w:val="003F530B"/>
    <w:rsid w:val="003F5714"/>
    <w:rsid w:val="00400AA7"/>
    <w:rsid w:val="004011C6"/>
    <w:rsid w:val="0040148B"/>
    <w:rsid w:val="00401499"/>
    <w:rsid w:val="00401A2D"/>
    <w:rsid w:val="00401BDD"/>
    <w:rsid w:val="00402052"/>
    <w:rsid w:val="0040306C"/>
    <w:rsid w:val="00403BA8"/>
    <w:rsid w:val="00404612"/>
    <w:rsid w:val="004046AA"/>
    <w:rsid w:val="00404802"/>
    <w:rsid w:val="00404C17"/>
    <w:rsid w:val="004058D7"/>
    <w:rsid w:val="00405A0E"/>
    <w:rsid w:val="00405ECC"/>
    <w:rsid w:val="00406341"/>
    <w:rsid w:val="00406983"/>
    <w:rsid w:val="00406B8B"/>
    <w:rsid w:val="0041093E"/>
    <w:rsid w:val="00410EEB"/>
    <w:rsid w:val="00410F00"/>
    <w:rsid w:val="00412254"/>
    <w:rsid w:val="00412ACB"/>
    <w:rsid w:val="00412D9B"/>
    <w:rsid w:val="00412F29"/>
    <w:rsid w:val="0041313F"/>
    <w:rsid w:val="00413430"/>
    <w:rsid w:val="0041409B"/>
    <w:rsid w:val="00414E37"/>
    <w:rsid w:val="0041574F"/>
    <w:rsid w:val="0041641F"/>
    <w:rsid w:val="00416F7A"/>
    <w:rsid w:val="00417481"/>
    <w:rsid w:val="00417C10"/>
    <w:rsid w:val="0042066F"/>
    <w:rsid w:val="0042171E"/>
    <w:rsid w:val="004221A1"/>
    <w:rsid w:val="00422341"/>
    <w:rsid w:val="004225F3"/>
    <w:rsid w:val="004227E2"/>
    <w:rsid w:val="00423CE5"/>
    <w:rsid w:val="00424B55"/>
    <w:rsid w:val="00425A97"/>
    <w:rsid w:val="00426130"/>
    <w:rsid w:val="0042715A"/>
    <w:rsid w:val="004271F8"/>
    <w:rsid w:val="004276EB"/>
    <w:rsid w:val="0042773C"/>
    <w:rsid w:val="00430BF7"/>
    <w:rsid w:val="00431CF7"/>
    <w:rsid w:val="0043274B"/>
    <w:rsid w:val="00433D91"/>
    <w:rsid w:val="00433EC4"/>
    <w:rsid w:val="004356E3"/>
    <w:rsid w:val="00435A3C"/>
    <w:rsid w:val="00435ED3"/>
    <w:rsid w:val="00436361"/>
    <w:rsid w:val="0043670E"/>
    <w:rsid w:val="00436E93"/>
    <w:rsid w:val="004370D2"/>
    <w:rsid w:val="0043714A"/>
    <w:rsid w:val="0044095B"/>
    <w:rsid w:val="00441037"/>
    <w:rsid w:val="00441642"/>
    <w:rsid w:val="004417A6"/>
    <w:rsid w:val="00442055"/>
    <w:rsid w:val="00443B1C"/>
    <w:rsid w:val="004503EB"/>
    <w:rsid w:val="0045074F"/>
    <w:rsid w:val="00450979"/>
    <w:rsid w:val="0045153B"/>
    <w:rsid w:val="0045239B"/>
    <w:rsid w:val="004526A3"/>
    <w:rsid w:val="004528EC"/>
    <w:rsid w:val="00452B2D"/>
    <w:rsid w:val="00452D27"/>
    <w:rsid w:val="00452EDB"/>
    <w:rsid w:val="00453A6A"/>
    <w:rsid w:val="00454A1C"/>
    <w:rsid w:val="00454CD8"/>
    <w:rsid w:val="00455C1E"/>
    <w:rsid w:val="00457C0B"/>
    <w:rsid w:val="00457FF1"/>
    <w:rsid w:val="0046011E"/>
    <w:rsid w:val="00460190"/>
    <w:rsid w:val="00460B09"/>
    <w:rsid w:val="00460E1F"/>
    <w:rsid w:val="00460EE4"/>
    <w:rsid w:val="0046141E"/>
    <w:rsid w:val="00461E74"/>
    <w:rsid w:val="00462354"/>
    <w:rsid w:val="00462E30"/>
    <w:rsid w:val="0046348C"/>
    <w:rsid w:val="0046356E"/>
    <w:rsid w:val="00463D27"/>
    <w:rsid w:val="004644CC"/>
    <w:rsid w:val="00465852"/>
    <w:rsid w:val="00465DD3"/>
    <w:rsid w:val="004679DA"/>
    <w:rsid w:val="00467B6F"/>
    <w:rsid w:val="00467BEF"/>
    <w:rsid w:val="00472827"/>
    <w:rsid w:val="00472A97"/>
    <w:rsid w:val="00472AF1"/>
    <w:rsid w:val="00473199"/>
    <w:rsid w:val="00473247"/>
    <w:rsid w:val="004732F7"/>
    <w:rsid w:val="00477D67"/>
    <w:rsid w:val="004804E2"/>
    <w:rsid w:val="00480A5B"/>
    <w:rsid w:val="00480C9C"/>
    <w:rsid w:val="0048102B"/>
    <w:rsid w:val="00482A3A"/>
    <w:rsid w:val="0048356E"/>
    <w:rsid w:val="004835A5"/>
    <w:rsid w:val="00483CF2"/>
    <w:rsid w:val="00484169"/>
    <w:rsid w:val="00484272"/>
    <w:rsid w:val="00484C0B"/>
    <w:rsid w:val="00485DCE"/>
    <w:rsid w:val="00486250"/>
    <w:rsid w:val="00486C8C"/>
    <w:rsid w:val="00486FEF"/>
    <w:rsid w:val="004874E2"/>
    <w:rsid w:val="0048794C"/>
    <w:rsid w:val="004902EC"/>
    <w:rsid w:val="00490457"/>
    <w:rsid w:val="00490AC3"/>
    <w:rsid w:val="004911A9"/>
    <w:rsid w:val="00491317"/>
    <w:rsid w:val="0049158D"/>
    <w:rsid w:val="00491F5F"/>
    <w:rsid w:val="0049205C"/>
    <w:rsid w:val="0049279D"/>
    <w:rsid w:val="00493841"/>
    <w:rsid w:val="00493BFF"/>
    <w:rsid w:val="004942E5"/>
    <w:rsid w:val="00494D93"/>
    <w:rsid w:val="00495F71"/>
    <w:rsid w:val="004967BE"/>
    <w:rsid w:val="004A03CE"/>
    <w:rsid w:val="004A0491"/>
    <w:rsid w:val="004A0F2E"/>
    <w:rsid w:val="004A13E9"/>
    <w:rsid w:val="004A1430"/>
    <w:rsid w:val="004A2462"/>
    <w:rsid w:val="004A24BA"/>
    <w:rsid w:val="004A2724"/>
    <w:rsid w:val="004A3749"/>
    <w:rsid w:val="004A3EC6"/>
    <w:rsid w:val="004A4428"/>
    <w:rsid w:val="004A451D"/>
    <w:rsid w:val="004A48BB"/>
    <w:rsid w:val="004A4A2E"/>
    <w:rsid w:val="004A5797"/>
    <w:rsid w:val="004A5C64"/>
    <w:rsid w:val="004A6C20"/>
    <w:rsid w:val="004B2863"/>
    <w:rsid w:val="004B2A45"/>
    <w:rsid w:val="004B2FC1"/>
    <w:rsid w:val="004B33DF"/>
    <w:rsid w:val="004B557E"/>
    <w:rsid w:val="004B5C6A"/>
    <w:rsid w:val="004B5CA7"/>
    <w:rsid w:val="004B7B4C"/>
    <w:rsid w:val="004C0092"/>
    <w:rsid w:val="004C0419"/>
    <w:rsid w:val="004C057F"/>
    <w:rsid w:val="004C077A"/>
    <w:rsid w:val="004C1874"/>
    <w:rsid w:val="004C18BF"/>
    <w:rsid w:val="004C27BA"/>
    <w:rsid w:val="004C3F51"/>
    <w:rsid w:val="004C4017"/>
    <w:rsid w:val="004C768B"/>
    <w:rsid w:val="004D0B9C"/>
    <w:rsid w:val="004D0ED9"/>
    <w:rsid w:val="004D12AC"/>
    <w:rsid w:val="004D19B4"/>
    <w:rsid w:val="004D29CB"/>
    <w:rsid w:val="004D3B62"/>
    <w:rsid w:val="004D416D"/>
    <w:rsid w:val="004D4DE2"/>
    <w:rsid w:val="004D5555"/>
    <w:rsid w:val="004D569F"/>
    <w:rsid w:val="004D5DAC"/>
    <w:rsid w:val="004D6095"/>
    <w:rsid w:val="004D653B"/>
    <w:rsid w:val="004D72E9"/>
    <w:rsid w:val="004D75B1"/>
    <w:rsid w:val="004E0E86"/>
    <w:rsid w:val="004E17A4"/>
    <w:rsid w:val="004E18EC"/>
    <w:rsid w:val="004E21D7"/>
    <w:rsid w:val="004E28E2"/>
    <w:rsid w:val="004E2CA3"/>
    <w:rsid w:val="004E2D02"/>
    <w:rsid w:val="004E4756"/>
    <w:rsid w:val="004E4A26"/>
    <w:rsid w:val="004E5659"/>
    <w:rsid w:val="004E69F3"/>
    <w:rsid w:val="004E70FC"/>
    <w:rsid w:val="004E72E8"/>
    <w:rsid w:val="004E73BD"/>
    <w:rsid w:val="004F0F48"/>
    <w:rsid w:val="004F1B76"/>
    <w:rsid w:val="004F2377"/>
    <w:rsid w:val="004F27D7"/>
    <w:rsid w:val="004F2B94"/>
    <w:rsid w:val="004F2DF6"/>
    <w:rsid w:val="004F3086"/>
    <w:rsid w:val="004F319A"/>
    <w:rsid w:val="004F32C2"/>
    <w:rsid w:val="004F36ED"/>
    <w:rsid w:val="004F4229"/>
    <w:rsid w:val="004F57DB"/>
    <w:rsid w:val="004F67BF"/>
    <w:rsid w:val="004F690B"/>
    <w:rsid w:val="004F6D03"/>
    <w:rsid w:val="004F7A99"/>
    <w:rsid w:val="004F7AF9"/>
    <w:rsid w:val="00500081"/>
    <w:rsid w:val="005001CE"/>
    <w:rsid w:val="00500550"/>
    <w:rsid w:val="005009AD"/>
    <w:rsid w:val="005012A8"/>
    <w:rsid w:val="00501D4A"/>
    <w:rsid w:val="00501F91"/>
    <w:rsid w:val="005025A2"/>
    <w:rsid w:val="00505140"/>
    <w:rsid w:val="00506B43"/>
    <w:rsid w:val="00507684"/>
    <w:rsid w:val="00510085"/>
    <w:rsid w:val="00510792"/>
    <w:rsid w:val="005108D7"/>
    <w:rsid w:val="00510BA0"/>
    <w:rsid w:val="00511F25"/>
    <w:rsid w:val="005136C3"/>
    <w:rsid w:val="00514BE1"/>
    <w:rsid w:val="00514EBA"/>
    <w:rsid w:val="005153F9"/>
    <w:rsid w:val="005160F4"/>
    <w:rsid w:val="00516EA3"/>
    <w:rsid w:val="00517291"/>
    <w:rsid w:val="005176DD"/>
    <w:rsid w:val="00517B66"/>
    <w:rsid w:val="0052024C"/>
    <w:rsid w:val="00520604"/>
    <w:rsid w:val="00520B3D"/>
    <w:rsid w:val="00520F73"/>
    <w:rsid w:val="00521D3F"/>
    <w:rsid w:val="005229A9"/>
    <w:rsid w:val="005230C2"/>
    <w:rsid w:val="0052314F"/>
    <w:rsid w:val="00523CB6"/>
    <w:rsid w:val="00524466"/>
    <w:rsid w:val="0052460C"/>
    <w:rsid w:val="005247AF"/>
    <w:rsid w:val="00525889"/>
    <w:rsid w:val="00526051"/>
    <w:rsid w:val="0052634D"/>
    <w:rsid w:val="0052756D"/>
    <w:rsid w:val="00527B83"/>
    <w:rsid w:val="00530DBC"/>
    <w:rsid w:val="0053130A"/>
    <w:rsid w:val="0053138B"/>
    <w:rsid w:val="005318FE"/>
    <w:rsid w:val="005324D1"/>
    <w:rsid w:val="005336EF"/>
    <w:rsid w:val="0053486C"/>
    <w:rsid w:val="00534962"/>
    <w:rsid w:val="0053501A"/>
    <w:rsid w:val="00535222"/>
    <w:rsid w:val="005374DF"/>
    <w:rsid w:val="00540E89"/>
    <w:rsid w:val="005415F0"/>
    <w:rsid w:val="00542314"/>
    <w:rsid w:val="005433D6"/>
    <w:rsid w:val="00543D18"/>
    <w:rsid w:val="00544227"/>
    <w:rsid w:val="00545632"/>
    <w:rsid w:val="005457B9"/>
    <w:rsid w:val="00545BEA"/>
    <w:rsid w:val="00547317"/>
    <w:rsid w:val="00550236"/>
    <w:rsid w:val="00550F6B"/>
    <w:rsid w:val="005510D5"/>
    <w:rsid w:val="0055144C"/>
    <w:rsid w:val="00551FFA"/>
    <w:rsid w:val="00552220"/>
    <w:rsid w:val="005539A5"/>
    <w:rsid w:val="0055413A"/>
    <w:rsid w:val="00554A3A"/>
    <w:rsid w:val="005550E9"/>
    <w:rsid w:val="005554F0"/>
    <w:rsid w:val="00556C92"/>
    <w:rsid w:val="005576FE"/>
    <w:rsid w:val="005578C5"/>
    <w:rsid w:val="00557C00"/>
    <w:rsid w:val="00560202"/>
    <w:rsid w:val="00560E7F"/>
    <w:rsid w:val="00561627"/>
    <w:rsid w:val="00561AC0"/>
    <w:rsid w:val="00561CCE"/>
    <w:rsid w:val="005621F5"/>
    <w:rsid w:val="00562A51"/>
    <w:rsid w:val="00562D1A"/>
    <w:rsid w:val="00563A4B"/>
    <w:rsid w:val="00563D4A"/>
    <w:rsid w:val="00564395"/>
    <w:rsid w:val="00564EDF"/>
    <w:rsid w:val="00565847"/>
    <w:rsid w:val="00565B91"/>
    <w:rsid w:val="0056657D"/>
    <w:rsid w:val="00566FC0"/>
    <w:rsid w:val="00567143"/>
    <w:rsid w:val="00570088"/>
    <w:rsid w:val="00570DEE"/>
    <w:rsid w:val="00571584"/>
    <w:rsid w:val="00571B06"/>
    <w:rsid w:val="00571C90"/>
    <w:rsid w:val="00572A7C"/>
    <w:rsid w:val="00574E2A"/>
    <w:rsid w:val="005755A1"/>
    <w:rsid w:val="005757F3"/>
    <w:rsid w:val="00575FF5"/>
    <w:rsid w:val="005762E9"/>
    <w:rsid w:val="00576CC6"/>
    <w:rsid w:val="005776E2"/>
    <w:rsid w:val="005778AA"/>
    <w:rsid w:val="00577C5D"/>
    <w:rsid w:val="00577C8C"/>
    <w:rsid w:val="0058126B"/>
    <w:rsid w:val="00582E4F"/>
    <w:rsid w:val="005832A4"/>
    <w:rsid w:val="00583519"/>
    <w:rsid w:val="00583DC1"/>
    <w:rsid w:val="00584039"/>
    <w:rsid w:val="00584653"/>
    <w:rsid w:val="0058473C"/>
    <w:rsid w:val="0058474B"/>
    <w:rsid w:val="0058478B"/>
    <w:rsid w:val="00585F3C"/>
    <w:rsid w:val="005866BC"/>
    <w:rsid w:val="00587DDD"/>
    <w:rsid w:val="00591638"/>
    <w:rsid w:val="00591BAC"/>
    <w:rsid w:val="0059262E"/>
    <w:rsid w:val="00592BC0"/>
    <w:rsid w:val="00593405"/>
    <w:rsid w:val="005934E6"/>
    <w:rsid w:val="00593987"/>
    <w:rsid w:val="005949C1"/>
    <w:rsid w:val="00594D56"/>
    <w:rsid w:val="00594E68"/>
    <w:rsid w:val="0059600F"/>
    <w:rsid w:val="005971D0"/>
    <w:rsid w:val="00597D20"/>
    <w:rsid w:val="005A0A82"/>
    <w:rsid w:val="005A0D66"/>
    <w:rsid w:val="005A0F42"/>
    <w:rsid w:val="005A11C5"/>
    <w:rsid w:val="005A25C5"/>
    <w:rsid w:val="005A3822"/>
    <w:rsid w:val="005A3BA2"/>
    <w:rsid w:val="005A3FEF"/>
    <w:rsid w:val="005A4C4F"/>
    <w:rsid w:val="005A5C5D"/>
    <w:rsid w:val="005A6B7C"/>
    <w:rsid w:val="005A7545"/>
    <w:rsid w:val="005B006C"/>
    <w:rsid w:val="005B06A6"/>
    <w:rsid w:val="005B08C1"/>
    <w:rsid w:val="005B0C16"/>
    <w:rsid w:val="005B1224"/>
    <w:rsid w:val="005B170E"/>
    <w:rsid w:val="005B2C2C"/>
    <w:rsid w:val="005B3972"/>
    <w:rsid w:val="005B476C"/>
    <w:rsid w:val="005B5110"/>
    <w:rsid w:val="005B54B5"/>
    <w:rsid w:val="005B552A"/>
    <w:rsid w:val="005B5640"/>
    <w:rsid w:val="005B6C98"/>
    <w:rsid w:val="005B6DED"/>
    <w:rsid w:val="005B75E0"/>
    <w:rsid w:val="005B75F3"/>
    <w:rsid w:val="005B79DE"/>
    <w:rsid w:val="005B7ADF"/>
    <w:rsid w:val="005C1446"/>
    <w:rsid w:val="005C1CA3"/>
    <w:rsid w:val="005C1DCF"/>
    <w:rsid w:val="005C2FDA"/>
    <w:rsid w:val="005C3525"/>
    <w:rsid w:val="005C3A44"/>
    <w:rsid w:val="005C3AD3"/>
    <w:rsid w:val="005C439B"/>
    <w:rsid w:val="005C4897"/>
    <w:rsid w:val="005C4C38"/>
    <w:rsid w:val="005C4DE6"/>
    <w:rsid w:val="005C5457"/>
    <w:rsid w:val="005C6394"/>
    <w:rsid w:val="005C7166"/>
    <w:rsid w:val="005D045F"/>
    <w:rsid w:val="005D234B"/>
    <w:rsid w:val="005D2BEA"/>
    <w:rsid w:val="005D3734"/>
    <w:rsid w:val="005D53E8"/>
    <w:rsid w:val="005D688E"/>
    <w:rsid w:val="005D74F1"/>
    <w:rsid w:val="005E1CAF"/>
    <w:rsid w:val="005E21B9"/>
    <w:rsid w:val="005E31E7"/>
    <w:rsid w:val="005E3C2A"/>
    <w:rsid w:val="005E4A05"/>
    <w:rsid w:val="005E4E42"/>
    <w:rsid w:val="005E526A"/>
    <w:rsid w:val="005E54CE"/>
    <w:rsid w:val="005E58C2"/>
    <w:rsid w:val="005E6C6A"/>
    <w:rsid w:val="005E6CFA"/>
    <w:rsid w:val="005E73A6"/>
    <w:rsid w:val="005F073D"/>
    <w:rsid w:val="005F0885"/>
    <w:rsid w:val="005F096E"/>
    <w:rsid w:val="005F0A07"/>
    <w:rsid w:val="005F0CC6"/>
    <w:rsid w:val="005F279B"/>
    <w:rsid w:val="005F2A18"/>
    <w:rsid w:val="005F2AE2"/>
    <w:rsid w:val="005F32E5"/>
    <w:rsid w:val="005F4209"/>
    <w:rsid w:val="005F4739"/>
    <w:rsid w:val="005F50D4"/>
    <w:rsid w:val="005F58D6"/>
    <w:rsid w:val="005F7129"/>
    <w:rsid w:val="006001E3"/>
    <w:rsid w:val="00600A1D"/>
    <w:rsid w:val="00601C7A"/>
    <w:rsid w:val="006020CB"/>
    <w:rsid w:val="006020F7"/>
    <w:rsid w:val="00602565"/>
    <w:rsid w:val="0060344B"/>
    <w:rsid w:val="006037CA"/>
    <w:rsid w:val="00603C82"/>
    <w:rsid w:val="00603EEA"/>
    <w:rsid w:val="006042A3"/>
    <w:rsid w:val="006049FC"/>
    <w:rsid w:val="006051B8"/>
    <w:rsid w:val="00605B25"/>
    <w:rsid w:val="00605BC0"/>
    <w:rsid w:val="00605CD2"/>
    <w:rsid w:val="00607CE8"/>
    <w:rsid w:val="006101A5"/>
    <w:rsid w:val="006101C0"/>
    <w:rsid w:val="00610B45"/>
    <w:rsid w:val="00611392"/>
    <w:rsid w:val="00612173"/>
    <w:rsid w:val="00615730"/>
    <w:rsid w:val="006164A6"/>
    <w:rsid w:val="006165B2"/>
    <w:rsid w:val="00616D49"/>
    <w:rsid w:val="00617F94"/>
    <w:rsid w:val="0062007B"/>
    <w:rsid w:val="0062138A"/>
    <w:rsid w:val="006219E1"/>
    <w:rsid w:val="00621E21"/>
    <w:rsid w:val="00621E40"/>
    <w:rsid w:val="00624457"/>
    <w:rsid w:val="00625523"/>
    <w:rsid w:val="00625778"/>
    <w:rsid w:val="006268D6"/>
    <w:rsid w:val="00626E9E"/>
    <w:rsid w:val="0062775F"/>
    <w:rsid w:val="00627C47"/>
    <w:rsid w:val="00630494"/>
    <w:rsid w:val="006308CA"/>
    <w:rsid w:val="00630962"/>
    <w:rsid w:val="00630D95"/>
    <w:rsid w:val="00630F48"/>
    <w:rsid w:val="0063129D"/>
    <w:rsid w:val="00632A9A"/>
    <w:rsid w:val="0063312B"/>
    <w:rsid w:val="006331BE"/>
    <w:rsid w:val="006334C8"/>
    <w:rsid w:val="00633BE1"/>
    <w:rsid w:val="00634076"/>
    <w:rsid w:val="0063452A"/>
    <w:rsid w:val="006345A2"/>
    <w:rsid w:val="0063500E"/>
    <w:rsid w:val="00636570"/>
    <w:rsid w:val="00636658"/>
    <w:rsid w:val="0063718D"/>
    <w:rsid w:val="00637DDB"/>
    <w:rsid w:val="00640338"/>
    <w:rsid w:val="006403AF"/>
    <w:rsid w:val="00641236"/>
    <w:rsid w:val="00641292"/>
    <w:rsid w:val="00642195"/>
    <w:rsid w:val="00642AEB"/>
    <w:rsid w:val="00642B21"/>
    <w:rsid w:val="00643F1A"/>
    <w:rsid w:val="00644E94"/>
    <w:rsid w:val="006458BD"/>
    <w:rsid w:val="006463D7"/>
    <w:rsid w:val="00646987"/>
    <w:rsid w:val="00647041"/>
    <w:rsid w:val="006506E5"/>
    <w:rsid w:val="00650C22"/>
    <w:rsid w:val="00653115"/>
    <w:rsid w:val="00653BB4"/>
    <w:rsid w:val="00653F36"/>
    <w:rsid w:val="0065421D"/>
    <w:rsid w:val="00654E49"/>
    <w:rsid w:val="00655822"/>
    <w:rsid w:val="00656145"/>
    <w:rsid w:val="00656B50"/>
    <w:rsid w:val="00657986"/>
    <w:rsid w:val="0066089E"/>
    <w:rsid w:val="00660D59"/>
    <w:rsid w:val="00660F86"/>
    <w:rsid w:val="00661AE8"/>
    <w:rsid w:val="00662A2C"/>
    <w:rsid w:val="00662F0E"/>
    <w:rsid w:val="006632B5"/>
    <w:rsid w:val="00665A0D"/>
    <w:rsid w:val="0066797C"/>
    <w:rsid w:val="00667BB6"/>
    <w:rsid w:val="00667C04"/>
    <w:rsid w:val="006704F4"/>
    <w:rsid w:val="0067066F"/>
    <w:rsid w:val="00671C5A"/>
    <w:rsid w:val="00671D16"/>
    <w:rsid w:val="006721AB"/>
    <w:rsid w:val="006724B0"/>
    <w:rsid w:val="00672AB9"/>
    <w:rsid w:val="0067312B"/>
    <w:rsid w:val="006744D5"/>
    <w:rsid w:val="00674660"/>
    <w:rsid w:val="00674753"/>
    <w:rsid w:val="00675664"/>
    <w:rsid w:val="00675D0D"/>
    <w:rsid w:val="006769E6"/>
    <w:rsid w:val="00676A8C"/>
    <w:rsid w:val="00677585"/>
    <w:rsid w:val="006779D5"/>
    <w:rsid w:val="00681741"/>
    <w:rsid w:val="006820E2"/>
    <w:rsid w:val="00683DB5"/>
    <w:rsid w:val="0068488A"/>
    <w:rsid w:val="00684934"/>
    <w:rsid w:val="00684EDD"/>
    <w:rsid w:val="00684FE6"/>
    <w:rsid w:val="00686639"/>
    <w:rsid w:val="00687235"/>
    <w:rsid w:val="006875AB"/>
    <w:rsid w:val="0068799A"/>
    <w:rsid w:val="00687D0E"/>
    <w:rsid w:val="00691CAB"/>
    <w:rsid w:val="00692019"/>
    <w:rsid w:val="00693685"/>
    <w:rsid w:val="00693B56"/>
    <w:rsid w:val="00694839"/>
    <w:rsid w:val="006950FC"/>
    <w:rsid w:val="0069536F"/>
    <w:rsid w:val="00695787"/>
    <w:rsid w:val="0069691F"/>
    <w:rsid w:val="006971AC"/>
    <w:rsid w:val="00697BAE"/>
    <w:rsid w:val="00697E19"/>
    <w:rsid w:val="00697E2C"/>
    <w:rsid w:val="006A0403"/>
    <w:rsid w:val="006A0783"/>
    <w:rsid w:val="006A0D4C"/>
    <w:rsid w:val="006A1A77"/>
    <w:rsid w:val="006A389F"/>
    <w:rsid w:val="006A40BC"/>
    <w:rsid w:val="006A4219"/>
    <w:rsid w:val="006A4D77"/>
    <w:rsid w:val="006A52E6"/>
    <w:rsid w:val="006A5FFA"/>
    <w:rsid w:val="006A6091"/>
    <w:rsid w:val="006A65AF"/>
    <w:rsid w:val="006A6604"/>
    <w:rsid w:val="006A674F"/>
    <w:rsid w:val="006A75EB"/>
    <w:rsid w:val="006B0681"/>
    <w:rsid w:val="006B154E"/>
    <w:rsid w:val="006B1C06"/>
    <w:rsid w:val="006B2AC4"/>
    <w:rsid w:val="006B30BE"/>
    <w:rsid w:val="006B384F"/>
    <w:rsid w:val="006B3DAA"/>
    <w:rsid w:val="006B4C13"/>
    <w:rsid w:val="006B60FD"/>
    <w:rsid w:val="006B763F"/>
    <w:rsid w:val="006C0CF5"/>
    <w:rsid w:val="006C224B"/>
    <w:rsid w:val="006C25B9"/>
    <w:rsid w:val="006C3367"/>
    <w:rsid w:val="006C3A53"/>
    <w:rsid w:val="006C3CA5"/>
    <w:rsid w:val="006C5047"/>
    <w:rsid w:val="006C5650"/>
    <w:rsid w:val="006C58E7"/>
    <w:rsid w:val="006C6388"/>
    <w:rsid w:val="006C6844"/>
    <w:rsid w:val="006C6A17"/>
    <w:rsid w:val="006D00B7"/>
    <w:rsid w:val="006D01EC"/>
    <w:rsid w:val="006D09BE"/>
    <w:rsid w:val="006D0D69"/>
    <w:rsid w:val="006D1D3D"/>
    <w:rsid w:val="006D4865"/>
    <w:rsid w:val="006D4AEB"/>
    <w:rsid w:val="006D4B7C"/>
    <w:rsid w:val="006D5F4D"/>
    <w:rsid w:val="006D63A6"/>
    <w:rsid w:val="006D66D3"/>
    <w:rsid w:val="006D6DD0"/>
    <w:rsid w:val="006D74CF"/>
    <w:rsid w:val="006E12B4"/>
    <w:rsid w:val="006E12CE"/>
    <w:rsid w:val="006E1EEE"/>
    <w:rsid w:val="006E1F16"/>
    <w:rsid w:val="006E2524"/>
    <w:rsid w:val="006E2D86"/>
    <w:rsid w:val="006E371C"/>
    <w:rsid w:val="006E4D89"/>
    <w:rsid w:val="006E58A2"/>
    <w:rsid w:val="006E5F7A"/>
    <w:rsid w:val="006E6457"/>
    <w:rsid w:val="006E6D1E"/>
    <w:rsid w:val="006F05F5"/>
    <w:rsid w:val="006F1202"/>
    <w:rsid w:val="006F147C"/>
    <w:rsid w:val="006F1979"/>
    <w:rsid w:val="006F2338"/>
    <w:rsid w:val="006F24CF"/>
    <w:rsid w:val="006F2EDA"/>
    <w:rsid w:val="006F41DF"/>
    <w:rsid w:val="006F4547"/>
    <w:rsid w:val="006F4DF3"/>
    <w:rsid w:val="006F5077"/>
    <w:rsid w:val="006F5DD2"/>
    <w:rsid w:val="006F5FC0"/>
    <w:rsid w:val="006F6539"/>
    <w:rsid w:val="006F71D7"/>
    <w:rsid w:val="007008AA"/>
    <w:rsid w:val="00700BCF"/>
    <w:rsid w:val="00700D27"/>
    <w:rsid w:val="0070120F"/>
    <w:rsid w:val="00701AC4"/>
    <w:rsid w:val="00701F67"/>
    <w:rsid w:val="007031F7"/>
    <w:rsid w:val="007039D2"/>
    <w:rsid w:val="00705012"/>
    <w:rsid w:val="00706111"/>
    <w:rsid w:val="00710DBA"/>
    <w:rsid w:val="00713F24"/>
    <w:rsid w:val="00714834"/>
    <w:rsid w:val="00714E7D"/>
    <w:rsid w:val="00715118"/>
    <w:rsid w:val="00715DD4"/>
    <w:rsid w:val="00716523"/>
    <w:rsid w:val="007172D8"/>
    <w:rsid w:val="00717F01"/>
    <w:rsid w:val="007204AC"/>
    <w:rsid w:val="00721AB6"/>
    <w:rsid w:val="00721EB9"/>
    <w:rsid w:val="0072219F"/>
    <w:rsid w:val="00722F9D"/>
    <w:rsid w:val="00724B07"/>
    <w:rsid w:val="00727FA0"/>
    <w:rsid w:val="0073007F"/>
    <w:rsid w:val="007309AA"/>
    <w:rsid w:val="00730AC8"/>
    <w:rsid w:val="00730E1C"/>
    <w:rsid w:val="007319D6"/>
    <w:rsid w:val="00733769"/>
    <w:rsid w:val="00734108"/>
    <w:rsid w:val="00734951"/>
    <w:rsid w:val="00734BF3"/>
    <w:rsid w:val="007354CE"/>
    <w:rsid w:val="0073586D"/>
    <w:rsid w:val="00736DC8"/>
    <w:rsid w:val="00737189"/>
    <w:rsid w:val="00737636"/>
    <w:rsid w:val="007376D5"/>
    <w:rsid w:val="00737D2E"/>
    <w:rsid w:val="007409FA"/>
    <w:rsid w:val="00740F42"/>
    <w:rsid w:val="00741AD1"/>
    <w:rsid w:val="00741BFF"/>
    <w:rsid w:val="00741ED1"/>
    <w:rsid w:val="00741FB1"/>
    <w:rsid w:val="00743BFB"/>
    <w:rsid w:val="00744AE5"/>
    <w:rsid w:val="00744EB5"/>
    <w:rsid w:val="0074519C"/>
    <w:rsid w:val="00745B0A"/>
    <w:rsid w:val="00745F0C"/>
    <w:rsid w:val="007464CC"/>
    <w:rsid w:val="007466A7"/>
    <w:rsid w:val="00746979"/>
    <w:rsid w:val="00746BCC"/>
    <w:rsid w:val="00746D9D"/>
    <w:rsid w:val="00747971"/>
    <w:rsid w:val="0075017D"/>
    <w:rsid w:val="007509F9"/>
    <w:rsid w:val="00750A2C"/>
    <w:rsid w:val="00750E8E"/>
    <w:rsid w:val="007515D1"/>
    <w:rsid w:val="00751840"/>
    <w:rsid w:val="00751ABC"/>
    <w:rsid w:val="0075268B"/>
    <w:rsid w:val="00753BCC"/>
    <w:rsid w:val="00753CCB"/>
    <w:rsid w:val="00754018"/>
    <w:rsid w:val="007546A6"/>
    <w:rsid w:val="00756110"/>
    <w:rsid w:val="00756997"/>
    <w:rsid w:val="007576A6"/>
    <w:rsid w:val="00757D3B"/>
    <w:rsid w:val="007607C4"/>
    <w:rsid w:val="00760B4E"/>
    <w:rsid w:val="00761D36"/>
    <w:rsid w:val="00762B3A"/>
    <w:rsid w:val="00763738"/>
    <w:rsid w:val="00763A95"/>
    <w:rsid w:val="00764173"/>
    <w:rsid w:val="0076586D"/>
    <w:rsid w:val="00766B27"/>
    <w:rsid w:val="00767147"/>
    <w:rsid w:val="007676CA"/>
    <w:rsid w:val="00767E49"/>
    <w:rsid w:val="0077056B"/>
    <w:rsid w:val="00770999"/>
    <w:rsid w:val="0077104F"/>
    <w:rsid w:val="00771B86"/>
    <w:rsid w:val="00772625"/>
    <w:rsid w:val="00772BE1"/>
    <w:rsid w:val="00772FB3"/>
    <w:rsid w:val="00773BAA"/>
    <w:rsid w:val="00775B91"/>
    <w:rsid w:val="007761A4"/>
    <w:rsid w:val="007765DA"/>
    <w:rsid w:val="00776AD2"/>
    <w:rsid w:val="00776B84"/>
    <w:rsid w:val="00776FB6"/>
    <w:rsid w:val="007773DB"/>
    <w:rsid w:val="007776A5"/>
    <w:rsid w:val="0078116A"/>
    <w:rsid w:val="0078151A"/>
    <w:rsid w:val="00781850"/>
    <w:rsid w:val="00782841"/>
    <w:rsid w:val="00782887"/>
    <w:rsid w:val="00782E39"/>
    <w:rsid w:val="007833E7"/>
    <w:rsid w:val="00784041"/>
    <w:rsid w:val="00784523"/>
    <w:rsid w:val="007846C4"/>
    <w:rsid w:val="00784C57"/>
    <w:rsid w:val="00784D25"/>
    <w:rsid w:val="0078528F"/>
    <w:rsid w:val="00785E1C"/>
    <w:rsid w:val="00786DB7"/>
    <w:rsid w:val="00786E14"/>
    <w:rsid w:val="00787858"/>
    <w:rsid w:val="00787AA2"/>
    <w:rsid w:val="00787F55"/>
    <w:rsid w:val="007901FD"/>
    <w:rsid w:val="00791393"/>
    <w:rsid w:val="00791BC0"/>
    <w:rsid w:val="00792200"/>
    <w:rsid w:val="00792E30"/>
    <w:rsid w:val="00793427"/>
    <w:rsid w:val="007940C2"/>
    <w:rsid w:val="00794D5A"/>
    <w:rsid w:val="00795FA0"/>
    <w:rsid w:val="007960E0"/>
    <w:rsid w:val="0079627C"/>
    <w:rsid w:val="0079745A"/>
    <w:rsid w:val="007A06B1"/>
    <w:rsid w:val="007A287F"/>
    <w:rsid w:val="007A2EFA"/>
    <w:rsid w:val="007A3016"/>
    <w:rsid w:val="007A31EB"/>
    <w:rsid w:val="007A3EE1"/>
    <w:rsid w:val="007A56C7"/>
    <w:rsid w:val="007A571C"/>
    <w:rsid w:val="007A5EA3"/>
    <w:rsid w:val="007A60FA"/>
    <w:rsid w:val="007A77B4"/>
    <w:rsid w:val="007A7ED9"/>
    <w:rsid w:val="007B0AB5"/>
    <w:rsid w:val="007B1C4B"/>
    <w:rsid w:val="007B254F"/>
    <w:rsid w:val="007B2BAC"/>
    <w:rsid w:val="007B33C5"/>
    <w:rsid w:val="007B3C2E"/>
    <w:rsid w:val="007B4E06"/>
    <w:rsid w:val="007B6876"/>
    <w:rsid w:val="007B6C70"/>
    <w:rsid w:val="007B7135"/>
    <w:rsid w:val="007B7FD9"/>
    <w:rsid w:val="007C09EC"/>
    <w:rsid w:val="007C1F8A"/>
    <w:rsid w:val="007C25C2"/>
    <w:rsid w:val="007C2888"/>
    <w:rsid w:val="007C2AB4"/>
    <w:rsid w:val="007C3969"/>
    <w:rsid w:val="007C3B87"/>
    <w:rsid w:val="007C3DC4"/>
    <w:rsid w:val="007C4360"/>
    <w:rsid w:val="007C4AE9"/>
    <w:rsid w:val="007C4F24"/>
    <w:rsid w:val="007C5290"/>
    <w:rsid w:val="007C62F8"/>
    <w:rsid w:val="007C634E"/>
    <w:rsid w:val="007C6B74"/>
    <w:rsid w:val="007C731B"/>
    <w:rsid w:val="007C73E7"/>
    <w:rsid w:val="007C79CB"/>
    <w:rsid w:val="007D00AF"/>
    <w:rsid w:val="007D053D"/>
    <w:rsid w:val="007D0AAA"/>
    <w:rsid w:val="007D138A"/>
    <w:rsid w:val="007D13A5"/>
    <w:rsid w:val="007D1618"/>
    <w:rsid w:val="007D24FB"/>
    <w:rsid w:val="007D25CA"/>
    <w:rsid w:val="007D33B0"/>
    <w:rsid w:val="007D3676"/>
    <w:rsid w:val="007D44C2"/>
    <w:rsid w:val="007D4C51"/>
    <w:rsid w:val="007D5320"/>
    <w:rsid w:val="007D5AF2"/>
    <w:rsid w:val="007D6723"/>
    <w:rsid w:val="007D67D1"/>
    <w:rsid w:val="007D698E"/>
    <w:rsid w:val="007D7EE3"/>
    <w:rsid w:val="007E00EE"/>
    <w:rsid w:val="007E0870"/>
    <w:rsid w:val="007E16B1"/>
    <w:rsid w:val="007E1AF5"/>
    <w:rsid w:val="007E2ED3"/>
    <w:rsid w:val="007E3A1A"/>
    <w:rsid w:val="007E3BC0"/>
    <w:rsid w:val="007E4653"/>
    <w:rsid w:val="007E52C7"/>
    <w:rsid w:val="007E5967"/>
    <w:rsid w:val="007E59F2"/>
    <w:rsid w:val="007E5ADF"/>
    <w:rsid w:val="007E5DAC"/>
    <w:rsid w:val="007E5EAB"/>
    <w:rsid w:val="007E7B39"/>
    <w:rsid w:val="007E7CA7"/>
    <w:rsid w:val="007F0D06"/>
    <w:rsid w:val="007F0F8F"/>
    <w:rsid w:val="007F155B"/>
    <w:rsid w:val="007F16B3"/>
    <w:rsid w:val="007F1E30"/>
    <w:rsid w:val="007F22E3"/>
    <w:rsid w:val="007F3F7E"/>
    <w:rsid w:val="007F50C7"/>
    <w:rsid w:val="007F5256"/>
    <w:rsid w:val="007F668D"/>
    <w:rsid w:val="007F6AB7"/>
    <w:rsid w:val="007F6D8D"/>
    <w:rsid w:val="00800F07"/>
    <w:rsid w:val="0080104F"/>
    <w:rsid w:val="00801F7E"/>
    <w:rsid w:val="008048A4"/>
    <w:rsid w:val="00805AB7"/>
    <w:rsid w:val="00806014"/>
    <w:rsid w:val="00806333"/>
    <w:rsid w:val="00806C32"/>
    <w:rsid w:val="008075FC"/>
    <w:rsid w:val="00810868"/>
    <w:rsid w:val="00810B39"/>
    <w:rsid w:val="00810F96"/>
    <w:rsid w:val="00811203"/>
    <w:rsid w:val="008118CD"/>
    <w:rsid w:val="008128FF"/>
    <w:rsid w:val="00812976"/>
    <w:rsid w:val="00814360"/>
    <w:rsid w:val="008144CC"/>
    <w:rsid w:val="008156E6"/>
    <w:rsid w:val="0081620F"/>
    <w:rsid w:val="00817094"/>
    <w:rsid w:val="00820667"/>
    <w:rsid w:val="00821139"/>
    <w:rsid w:val="008216F1"/>
    <w:rsid w:val="00821791"/>
    <w:rsid w:val="008221D0"/>
    <w:rsid w:val="00822253"/>
    <w:rsid w:val="008225D6"/>
    <w:rsid w:val="0082316D"/>
    <w:rsid w:val="0082331B"/>
    <w:rsid w:val="0082374A"/>
    <w:rsid w:val="00823A40"/>
    <w:rsid w:val="00824CBF"/>
    <w:rsid w:val="008252E3"/>
    <w:rsid w:val="00825BD5"/>
    <w:rsid w:val="008315A0"/>
    <w:rsid w:val="00831CE9"/>
    <w:rsid w:val="0083284F"/>
    <w:rsid w:val="008329BE"/>
    <w:rsid w:val="00832D0C"/>
    <w:rsid w:val="00833677"/>
    <w:rsid w:val="008351F7"/>
    <w:rsid w:val="008361C3"/>
    <w:rsid w:val="0083706D"/>
    <w:rsid w:val="008379D2"/>
    <w:rsid w:val="00840A03"/>
    <w:rsid w:val="00842372"/>
    <w:rsid w:val="0084372A"/>
    <w:rsid w:val="00845AB6"/>
    <w:rsid w:val="008465BB"/>
    <w:rsid w:val="00846A4F"/>
    <w:rsid w:val="008501E9"/>
    <w:rsid w:val="00850235"/>
    <w:rsid w:val="008502CD"/>
    <w:rsid w:val="00851C0E"/>
    <w:rsid w:val="00851EA8"/>
    <w:rsid w:val="00853149"/>
    <w:rsid w:val="00853250"/>
    <w:rsid w:val="00853973"/>
    <w:rsid w:val="0085494F"/>
    <w:rsid w:val="0085686C"/>
    <w:rsid w:val="00857C98"/>
    <w:rsid w:val="00860DAE"/>
    <w:rsid w:val="00862979"/>
    <w:rsid w:val="00862F5F"/>
    <w:rsid w:val="00863159"/>
    <w:rsid w:val="008631F4"/>
    <w:rsid w:val="00863A21"/>
    <w:rsid w:val="00864203"/>
    <w:rsid w:val="00864304"/>
    <w:rsid w:val="0086500C"/>
    <w:rsid w:val="0086534A"/>
    <w:rsid w:val="00865616"/>
    <w:rsid w:val="00865ED3"/>
    <w:rsid w:val="00866CF1"/>
    <w:rsid w:val="00867904"/>
    <w:rsid w:val="00867BED"/>
    <w:rsid w:val="00867CE0"/>
    <w:rsid w:val="00870485"/>
    <w:rsid w:val="0087095F"/>
    <w:rsid w:val="00870A3B"/>
    <w:rsid w:val="00871D04"/>
    <w:rsid w:val="00871EA3"/>
    <w:rsid w:val="00872127"/>
    <w:rsid w:val="00872A6C"/>
    <w:rsid w:val="00872DA9"/>
    <w:rsid w:val="00872DE9"/>
    <w:rsid w:val="00873461"/>
    <w:rsid w:val="0087386C"/>
    <w:rsid w:val="008739FD"/>
    <w:rsid w:val="00875C47"/>
    <w:rsid w:val="00875EFC"/>
    <w:rsid w:val="0087656A"/>
    <w:rsid w:val="0087725C"/>
    <w:rsid w:val="00877439"/>
    <w:rsid w:val="00877586"/>
    <w:rsid w:val="00877625"/>
    <w:rsid w:val="00877686"/>
    <w:rsid w:val="00880CDB"/>
    <w:rsid w:val="00880E7B"/>
    <w:rsid w:val="008816A1"/>
    <w:rsid w:val="00882389"/>
    <w:rsid w:val="008826B8"/>
    <w:rsid w:val="00882EDE"/>
    <w:rsid w:val="0088340B"/>
    <w:rsid w:val="0088369B"/>
    <w:rsid w:val="00883BEE"/>
    <w:rsid w:val="00884E1E"/>
    <w:rsid w:val="00885185"/>
    <w:rsid w:val="008853BE"/>
    <w:rsid w:val="00885C45"/>
    <w:rsid w:val="00885FFF"/>
    <w:rsid w:val="0088603B"/>
    <w:rsid w:val="00886C9D"/>
    <w:rsid w:val="00887F27"/>
    <w:rsid w:val="008918CC"/>
    <w:rsid w:val="00891B75"/>
    <w:rsid w:val="00894109"/>
    <w:rsid w:val="0089441B"/>
    <w:rsid w:val="0089597B"/>
    <w:rsid w:val="0089601E"/>
    <w:rsid w:val="0089682B"/>
    <w:rsid w:val="008969C4"/>
    <w:rsid w:val="00896F9F"/>
    <w:rsid w:val="008973F4"/>
    <w:rsid w:val="008A183C"/>
    <w:rsid w:val="008A4694"/>
    <w:rsid w:val="008A4D43"/>
    <w:rsid w:val="008A51A3"/>
    <w:rsid w:val="008A5346"/>
    <w:rsid w:val="008A5412"/>
    <w:rsid w:val="008A6641"/>
    <w:rsid w:val="008A73A4"/>
    <w:rsid w:val="008A75EE"/>
    <w:rsid w:val="008B0245"/>
    <w:rsid w:val="008B1AAB"/>
    <w:rsid w:val="008B39B4"/>
    <w:rsid w:val="008B4169"/>
    <w:rsid w:val="008B4729"/>
    <w:rsid w:val="008B62CA"/>
    <w:rsid w:val="008B7145"/>
    <w:rsid w:val="008C0C8B"/>
    <w:rsid w:val="008C0EAE"/>
    <w:rsid w:val="008C0F94"/>
    <w:rsid w:val="008C2AB2"/>
    <w:rsid w:val="008C3DD6"/>
    <w:rsid w:val="008C400F"/>
    <w:rsid w:val="008C43C5"/>
    <w:rsid w:val="008C4AF3"/>
    <w:rsid w:val="008C6430"/>
    <w:rsid w:val="008C666A"/>
    <w:rsid w:val="008C6ADF"/>
    <w:rsid w:val="008C6E02"/>
    <w:rsid w:val="008D0C5C"/>
    <w:rsid w:val="008D0E0C"/>
    <w:rsid w:val="008D3A40"/>
    <w:rsid w:val="008D3E23"/>
    <w:rsid w:val="008D4512"/>
    <w:rsid w:val="008D4B42"/>
    <w:rsid w:val="008D6436"/>
    <w:rsid w:val="008D6837"/>
    <w:rsid w:val="008E084B"/>
    <w:rsid w:val="008E1B68"/>
    <w:rsid w:val="008E2307"/>
    <w:rsid w:val="008E23D7"/>
    <w:rsid w:val="008E3583"/>
    <w:rsid w:val="008E454A"/>
    <w:rsid w:val="008E579A"/>
    <w:rsid w:val="008E5CF4"/>
    <w:rsid w:val="008E5D6E"/>
    <w:rsid w:val="008E5E44"/>
    <w:rsid w:val="008E5FE6"/>
    <w:rsid w:val="008E611E"/>
    <w:rsid w:val="008E64BF"/>
    <w:rsid w:val="008E71D0"/>
    <w:rsid w:val="008F0828"/>
    <w:rsid w:val="008F0D1E"/>
    <w:rsid w:val="008F2342"/>
    <w:rsid w:val="008F3523"/>
    <w:rsid w:val="008F3D15"/>
    <w:rsid w:val="008F4009"/>
    <w:rsid w:val="008F402B"/>
    <w:rsid w:val="008F448C"/>
    <w:rsid w:val="008F4CF6"/>
    <w:rsid w:val="008F6754"/>
    <w:rsid w:val="0090028B"/>
    <w:rsid w:val="009005A4"/>
    <w:rsid w:val="009006D1"/>
    <w:rsid w:val="00901610"/>
    <w:rsid w:val="00901F6A"/>
    <w:rsid w:val="00902D01"/>
    <w:rsid w:val="00902FB0"/>
    <w:rsid w:val="00903BA8"/>
    <w:rsid w:val="00903FC9"/>
    <w:rsid w:val="0090411B"/>
    <w:rsid w:val="00904B1E"/>
    <w:rsid w:val="00905597"/>
    <w:rsid w:val="00905F67"/>
    <w:rsid w:val="009060E7"/>
    <w:rsid w:val="00906467"/>
    <w:rsid w:val="009066C1"/>
    <w:rsid w:val="0090712A"/>
    <w:rsid w:val="00907881"/>
    <w:rsid w:val="009079EA"/>
    <w:rsid w:val="00907A1C"/>
    <w:rsid w:val="00907B21"/>
    <w:rsid w:val="00907BE5"/>
    <w:rsid w:val="00910DAD"/>
    <w:rsid w:val="00911E57"/>
    <w:rsid w:val="00911E84"/>
    <w:rsid w:val="0091228A"/>
    <w:rsid w:val="009126D0"/>
    <w:rsid w:val="00913DAB"/>
    <w:rsid w:val="00914EF4"/>
    <w:rsid w:val="00917238"/>
    <w:rsid w:val="0092036B"/>
    <w:rsid w:val="009206BB"/>
    <w:rsid w:val="0092070E"/>
    <w:rsid w:val="00920DFA"/>
    <w:rsid w:val="00922457"/>
    <w:rsid w:val="009238F6"/>
    <w:rsid w:val="00923A3A"/>
    <w:rsid w:val="009240DC"/>
    <w:rsid w:val="0092590A"/>
    <w:rsid w:val="0092673A"/>
    <w:rsid w:val="00926A17"/>
    <w:rsid w:val="0092769F"/>
    <w:rsid w:val="009278E1"/>
    <w:rsid w:val="009306B6"/>
    <w:rsid w:val="009308B8"/>
    <w:rsid w:val="009323EB"/>
    <w:rsid w:val="00932A2F"/>
    <w:rsid w:val="00933BC5"/>
    <w:rsid w:val="00934D35"/>
    <w:rsid w:val="00934DA8"/>
    <w:rsid w:val="00934F96"/>
    <w:rsid w:val="00935051"/>
    <w:rsid w:val="00940C64"/>
    <w:rsid w:val="00940DED"/>
    <w:rsid w:val="00942C53"/>
    <w:rsid w:val="00942F04"/>
    <w:rsid w:val="00943445"/>
    <w:rsid w:val="00943992"/>
    <w:rsid w:val="00944583"/>
    <w:rsid w:val="00944EC2"/>
    <w:rsid w:val="00945707"/>
    <w:rsid w:val="009467F0"/>
    <w:rsid w:val="0094683D"/>
    <w:rsid w:val="00946A5F"/>
    <w:rsid w:val="00947419"/>
    <w:rsid w:val="00947A59"/>
    <w:rsid w:val="00947DB8"/>
    <w:rsid w:val="009500CA"/>
    <w:rsid w:val="00950E89"/>
    <w:rsid w:val="00951433"/>
    <w:rsid w:val="009522C5"/>
    <w:rsid w:val="00952969"/>
    <w:rsid w:val="009530EF"/>
    <w:rsid w:val="009531A2"/>
    <w:rsid w:val="00953303"/>
    <w:rsid w:val="00953CFE"/>
    <w:rsid w:val="00953F40"/>
    <w:rsid w:val="00954071"/>
    <w:rsid w:val="009543C2"/>
    <w:rsid w:val="00954F2C"/>
    <w:rsid w:val="00955132"/>
    <w:rsid w:val="00955E7E"/>
    <w:rsid w:val="009560F7"/>
    <w:rsid w:val="0095627E"/>
    <w:rsid w:val="00956455"/>
    <w:rsid w:val="00957A5D"/>
    <w:rsid w:val="00960D8A"/>
    <w:rsid w:val="00961D69"/>
    <w:rsid w:val="009620A2"/>
    <w:rsid w:val="00962672"/>
    <w:rsid w:val="009636CD"/>
    <w:rsid w:val="00963F5C"/>
    <w:rsid w:val="009653FD"/>
    <w:rsid w:val="00967991"/>
    <w:rsid w:val="00967CD4"/>
    <w:rsid w:val="0097046E"/>
    <w:rsid w:val="00970704"/>
    <w:rsid w:val="009709F0"/>
    <w:rsid w:val="009718FE"/>
    <w:rsid w:val="00971AFD"/>
    <w:rsid w:val="00971B41"/>
    <w:rsid w:val="0097287C"/>
    <w:rsid w:val="00974A18"/>
    <w:rsid w:val="00974E8E"/>
    <w:rsid w:val="00975343"/>
    <w:rsid w:val="0097684B"/>
    <w:rsid w:val="00976D73"/>
    <w:rsid w:val="00976E0A"/>
    <w:rsid w:val="00977AF3"/>
    <w:rsid w:val="00980CCC"/>
    <w:rsid w:val="00981482"/>
    <w:rsid w:val="00982D57"/>
    <w:rsid w:val="00982F65"/>
    <w:rsid w:val="0098324B"/>
    <w:rsid w:val="00983338"/>
    <w:rsid w:val="0098339C"/>
    <w:rsid w:val="0098341A"/>
    <w:rsid w:val="00983F97"/>
    <w:rsid w:val="00984057"/>
    <w:rsid w:val="00984298"/>
    <w:rsid w:val="00987006"/>
    <w:rsid w:val="00987E39"/>
    <w:rsid w:val="00987ED3"/>
    <w:rsid w:val="009905A6"/>
    <w:rsid w:val="009916C1"/>
    <w:rsid w:val="009919B1"/>
    <w:rsid w:val="00992121"/>
    <w:rsid w:val="0099359B"/>
    <w:rsid w:val="009940A6"/>
    <w:rsid w:val="0099638F"/>
    <w:rsid w:val="00996619"/>
    <w:rsid w:val="0099668A"/>
    <w:rsid w:val="009967A0"/>
    <w:rsid w:val="00996E63"/>
    <w:rsid w:val="00997AE2"/>
    <w:rsid w:val="009A1B40"/>
    <w:rsid w:val="009A291A"/>
    <w:rsid w:val="009A51E6"/>
    <w:rsid w:val="009A588D"/>
    <w:rsid w:val="009A5B9F"/>
    <w:rsid w:val="009A622C"/>
    <w:rsid w:val="009A6F34"/>
    <w:rsid w:val="009B02F7"/>
    <w:rsid w:val="009B07CC"/>
    <w:rsid w:val="009B0E75"/>
    <w:rsid w:val="009B14C8"/>
    <w:rsid w:val="009B1CFF"/>
    <w:rsid w:val="009B261B"/>
    <w:rsid w:val="009B2D3A"/>
    <w:rsid w:val="009B311C"/>
    <w:rsid w:val="009B3D6A"/>
    <w:rsid w:val="009B41C4"/>
    <w:rsid w:val="009B4E08"/>
    <w:rsid w:val="009B5412"/>
    <w:rsid w:val="009B5BB9"/>
    <w:rsid w:val="009B7A4C"/>
    <w:rsid w:val="009C07D6"/>
    <w:rsid w:val="009C0A3A"/>
    <w:rsid w:val="009C0A5F"/>
    <w:rsid w:val="009C12D9"/>
    <w:rsid w:val="009C138E"/>
    <w:rsid w:val="009C238B"/>
    <w:rsid w:val="009C2E05"/>
    <w:rsid w:val="009C30AC"/>
    <w:rsid w:val="009C3581"/>
    <w:rsid w:val="009C5563"/>
    <w:rsid w:val="009C699C"/>
    <w:rsid w:val="009C6B22"/>
    <w:rsid w:val="009D008B"/>
    <w:rsid w:val="009D03E9"/>
    <w:rsid w:val="009D0590"/>
    <w:rsid w:val="009D2961"/>
    <w:rsid w:val="009D397C"/>
    <w:rsid w:val="009D6028"/>
    <w:rsid w:val="009D6602"/>
    <w:rsid w:val="009D7E23"/>
    <w:rsid w:val="009E092F"/>
    <w:rsid w:val="009E1563"/>
    <w:rsid w:val="009E1C18"/>
    <w:rsid w:val="009E2EEB"/>
    <w:rsid w:val="009E3499"/>
    <w:rsid w:val="009E4257"/>
    <w:rsid w:val="009E46EE"/>
    <w:rsid w:val="009E4F50"/>
    <w:rsid w:val="009E5B52"/>
    <w:rsid w:val="009E5DB0"/>
    <w:rsid w:val="009E7733"/>
    <w:rsid w:val="009E7D1F"/>
    <w:rsid w:val="009E7EE6"/>
    <w:rsid w:val="009F0901"/>
    <w:rsid w:val="009F1217"/>
    <w:rsid w:val="009F15DB"/>
    <w:rsid w:val="009F21F2"/>
    <w:rsid w:val="009F2356"/>
    <w:rsid w:val="009F2768"/>
    <w:rsid w:val="009F2EBE"/>
    <w:rsid w:val="009F3E6D"/>
    <w:rsid w:val="009F5808"/>
    <w:rsid w:val="009F588D"/>
    <w:rsid w:val="009F6AD6"/>
    <w:rsid w:val="009F6B0F"/>
    <w:rsid w:val="00A00E69"/>
    <w:rsid w:val="00A01779"/>
    <w:rsid w:val="00A021EC"/>
    <w:rsid w:val="00A02497"/>
    <w:rsid w:val="00A047A2"/>
    <w:rsid w:val="00A063E5"/>
    <w:rsid w:val="00A066FD"/>
    <w:rsid w:val="00A06791"/>
    <w:rsid w:val="00A067BA"/>
    <w:rsid w:val="00A07789"/>
    <w:rsid w:val="00A07EA4"/>
    <w:rsid w:val="00A10175"/>
    <w:rsid w:val="00A10A9D"/>
    <w:rsid w:val="00A12AF3"/>
    <w:rsid w:val="00A13304"/>
    <w:rsid w:val="00A13606"/>
    <w:rsid w:val="00A14016"/>
    <w:rsid w:val="00A142A6"/>
    <w:rsid w:val="00A142EE"/>
    <w:rsid w:val="00A14365"/>
    <w:rsid w:val="00A14824"/>
    <w:rsid w:val="00A14AF4"/>
    <w:rsid w:val="00A14CDC"/>
    <w:rsid w:val="00A15237"/>
    <w:rsid w:val="00A1625A"/>
    <w:rsid w:val="00A16D5B"/>
    <w:rsid w:val="00A173EE"/>
    <w:rsid w:val="00A2048E"/>
    <w:rsid w:val="00A20AF2"/>
    <w:rsid w:val="00A21BA6"/>
    <w:rsid w:val="00A21C8D"/>
    <w:rsid w:val="00A239FD"/>
    <w:rsid w:val="00A23BCA"/>
    <w:rsid w:val="00A23CF8"/>
    <w:rsid w:val="00A2441D"/>
    <w:rsid w:val="00A25627"/>
    <w:rsid w:val="00A263DD"/>
    <w:rsid w:val="00A26F62"/>
    <w:rsid w:val="00A272BF"/>
    <w:rsid w:val="00A27C6A"/>
    <w:rsid w:val="00A310B8"/>
    <w:rsid w:val="00A31230"/>
    <w:rsid w:val="00A31768"/>
    <w:rsid w:val="00A31A86"/>
    <w:rsid w:val="00A31F15"/>
    <w:rsid w:val="00A32519"/>
    <w:rsid w:val="00A32AB7"/>
    <w:rsid w:val="00A33F95"/>
    <w:rsid w:val="00A345E7"/>
    <w:rsid w:val="00A34DA6"/>
    <w:rsid w:val="00A352C1"/>
    <w:rsid w:val="00A37014"/>
    <w:rsid w:val="00A37ABA"/>
    <w:rsid w:val="00A37D0F"/>
    <w:rsid w:val="00A40062"/>
    <w:rsid w:val="00A41E61"/>
    <w:rsid w:val="00A42105"/>
    <w:rsid w:val="00A424CC"/>
    <w:rsid w:val="00A4386C"/>
    <w:rsid w:val="00A441FF"/>
    <w:rsid w:val="00A443D3"/>
    <w:rsid w:val="00A454DA"/>
    <w:rsid w:val="00A45CC2"/>
    <w:rsid w:val="00A46404"/>
    <w:rsid w:val="00A465CD"/>
    <w:rsid w:val="00A471E5"/>
    <w:rsid w:val="00A47727"/>
    <w:rsid w:val="00A47864"/>
    <w:rsid w:val="00A50C31"/>
    <w:rsid w:val="00A5143E"/>
    <w:rsid w:val="00A51FDB"/>
    <w:rsid w:val="00A52746"/>
    <w:rsid w:val="00A52966"/>
    <w:rsid w:val="00A53D54"/>
    <w:rsid w:val="00A54229"/>
    <w:rsid w:val="00A54785"/>
    <w:rsid w:val="00A558A6"/>
    <w:rsid w:val="00A5667E"/>
    <w:rsid w:val="00A56A22"/>
    <w:rsid w:val="00A56D10"/>
    <w:rsid w:val="00A61D4B"/>
    <w:rsid w:val="00A62B40"/>
    <w:rsid w:val="00A62C70"/>
    <w:rsid w:val="00A62E17"/>
    <w:rsid w:val="00A63073"/>
    <w:rsid w:val="00A631F9"/>
    <w:rsid w:val="00A640DD"/>
    <w:rsid w:val="00A654E4"/>
    <w:rsid w:val="00A65D3E"/>
    <w:rsid w:val="00A66281"/>
    <w:rsid w:val="00A66A02"/>
    <w:rsid w:val="00A67BB6"/>
    <w:rsid w:val="00A70126"/>
    <w:rsid w:val="00A70786"/>
    <w:rsid w:val="00A708D1"/>
    <w:rsid w:val="00A713BD"/>
    <w:rsid w:val="00A71D7B"/>
    <w:rsid w:val="00A7211B"/>
    <w:rsid w:val="00A74016"/>
    <w:rsid w:val="00A746D9"/>
    <w:rsid w:val="00A74900"/>
    <w:rsid w:val="00A770CD"/>
    <w:rsid w:val="00A773C6"/>
    <w:rsid w:val="00A77AEA"/>
    <w:rsid w:val="00A80012"/>
    <w:rsid w:val="00A8351A"/>
    <w:rsid w:val="00A848AD"/>
    <w:rsid w:val="00A84C44"/>
    <w:rsid w:val="00A84C62"/>
    <w:rsid w:val="00A84CD9"/>
    <w:rsid w:val="00A84E93"/>
    <w:rsid w:val="00A85520"/>
    <w:rsid w:val="00A86FDF"/>
    <w:rsid w:val="00A8795C"/>
    <w:rsid w:val="00A9031F"/>
    <w:rsid w:val="00A916BF"/>
    <w:rsid w:val="00A92A15"/>
    <w:rsid w:val="00A935D6"/>
    <w:rsid w:val="00A93C83"/>
    <w:rsid w:val="00A9450C"/>
    <w:rsid w:val="00A9459C"/>
    <w:rsid w:val="00A9469F"/>
    <w:rsid w:val="00A94B44"/>
    <w:rsid w:val="00A94DD2"/>
    <w:rsid w:val="00A94F82"/>
    <w:rsid w:val="00A95091"/>
    <w:rsid w:val="00A96B6D"/>
    <w:rsid w:val="00A9707F"/>
    <w:rsid w:val="00A97110"/>
    <w:rsid w:val="00A9749A"/>
    <w:rsid w:val="00A97A22"/>
    <w:rsid w:val="00A97D53"/>
    <w:rsid w:val="00AA0F0D"/>
    <w:rsid w:val="00AA27AE"/>
    <w:rsid w:val="00AA2F9E"/>
    <w:rsid w:val="00AA310D"/>
    <w:rsid w:val="00AA4C16"/>
    <w:rsid w:val="00AA5022"/>
    <w:rsid w:val="00AA505C"/>
    <w:rsid w:val="00AA5AC6"/>
    <w:rsid w:val="00AA6525"/>
    <w:rsid w:val="00AA6D08"/>
    <w:rsid w:val="00AA6E96"/>
    <w:rsid w:val="00AA7293"/>
    <w:rsid w:val="00AB0B07"/>
    <w:rsid w:val="00AB1999"/>
    <w:rsid w:val="00AB1C5C"/>
    <w:rsid w:val="00AB1F3C"/>
    <w:rsid w:val="00AB2E11"/>
    <w:rsid w:val="00AB2E34"/>
    <w:rsid w:val="00AB37E4"/>
    <w:rsid w:val="00AB3C62"/>
    <w:rsid w:val="00AB68DC"/>
    <w:rsid w:val="00AB7F83"/>
    <w:rsid w:val="00AC16F7"/>
    <w:rsid w:val="00AC1EF0"/>
    <w:rsid w:val="00AC1FCA"/>
    <w:rsid w:val="00AC2D14"/>
    <w:rsid w:val="00AC2D1B"/>
    <w:rsid w:val="00AC2DE8"/>
    <w:rsid w:val="00AC3551"/>
    <w:rsid w:val="00AC3A7E"/>
    <w:rsid w:val="00AC3AE3"/>
    <w:rsid w:val="00AC65A9"/>
    <w:rsid w:val="00AC666B"/>
    <w:rsid w:val="00AC71CA"/>
    <w:rsid w:val="00AC730E"/>
    <w:rsid w:val="00AC79B4"/>
    <w:rsid w:val="00AC7A63"/>
    <w:rsid w:val="00AD0028"/>
    <w:rsid w:val="00AD1619"/>
    <w:rsid w:val="00AD1C33"/>
    <w:rsid w:val="00AD2BF6"/>
    <w:rsid w:val="00AD2E4C"/>
    <w:rsid w:val="00AD2EA4"/>
    <w:rsid w:val="00AD3C6B"/>
    <w:rsid w:val="00AD4043"/>
    <w:rsid w:val="00AD4BB0"/>
    <w:rsid w:val="00AD4EC2"/>
    <w:rsid w:val="00AD5712"/>
    <w:rsid w:val="00AD6CDE"/>
    <w:rsid w:val="00AD702A"/>
    <w:rsid w:val="00AD732E"/>
    <w:rsid w:val="00AE0228"/>
    <w:rsid w:val="00AE09AF"/>
    <w:rsid w:val="00AE135D"/>
    <w:rsid w:val="00AE2F68"/>
    <w:rsid w:val="00AE341E"/>
    <w:rsid w:val="00AE41CC"/>
    <w:rsid w:val="00AE4A2C"/>
    <w:rsid w:val="00AE550E"/>
    <w:rsid w:val="00AE58B8"/>
    <w:rsid w:val="00AE5FCE"/>
    <w:rsid w:val="00AE6BD2"/>
    <w:rsid w:val="00AF1820"/>
    <w:rsid w:val="00AF1B07"/>
    <w:rsid w:val="00AF1C70"/>
    <w:rsid w:val="00AF364F"/>
    <w:rsid w:val="00AF3A47"/>
    <w:rsid w:val="00AF4D71"/>
    <w:rsid w:val="00AF56C6"/>
    <w:rsid w:val="00AF5EEE"/>
    <w:rsid w:val="00AF5F61"/>
    <w:rsid w:val="00AF617A"/>
    <w:rsid w:val="00AF638F"/>
    <w:rsid w:val="00AF6B7D"/>
    <w:rsid w:val="00AF7911"/>
    <w:rsid w:val="00B00644"/>
    <w:rsid w:val="00B0224B"/>
    <w:rsid w:val="00B02406"/>
    <w:rsid w:val="00B03F35"/>
    <w:rsid w:val="00B05385"/>
    <w:rsid w:val="00B0548A"/>
    <w:rsid w:val="00B05741"/>
    <w:rsid w:val="00B05A52"/>
    <w:rsid w:val="00B05F7E"/>
    <w:rsid w:val="00B115AE"/>
    <w:rsid w:val="00B13AC6"/>
    <w:rsid w:val="00B13DFE"/>
    <w:rsid w:val="00B147B5"/>
    <w:rsid w:val="00B1623E"/>
    <w:rsid w:val="00B16EE4"/>
    <w:rsid w:val="00B20247"/>
    <w:rsid w:val="00B20442"/>
    <w:rsid w:val="00B2076A"/>
    <w:rsid w:val="00B20E88"/>
    <w:rsid w:val="00B21C39"/>
    <w:rsid w:val="00B221DB"/>
    <w:rsid w:val="00B22ACC"/>
    <w:rsid w:val="00B23277"/>
    <w:rsid w:val="00B23CEE"/>
    <w:rsid w:val="00B24D1B"/>
    <w:rsid w:val="00B24F9A"/>
    <w:rsid w:val="00B25E34"/>
    <w:rsid w:val="00B26D09"/>
    <w:rsid w:val="00B27369"/>
    <w:rsid w:val="00B273F0"/>
    <w:rsid w:val="00B27ADD"/>
    <w:rsid w:val="00B27C10"/>
    <w:rsid w:val="00B3002A"/>
    <w:rsid w:val="00B30A79"/>
    <w:rsid w:val="00B31955"/>
    <w:rsid w:val="00B31E1C"/>
    <w:rsid w:val="00B32CFE"/>
    <w:rsid w:val="00B33777"/>
    <w:rsid w:val="00B33B76"/>
    <w:rsid w:val="00B343B9"/>
    <w:rsid w:val="00B34CB8"/>
    <w:rsid w:val="00B34E0E"/>
    <w:rsid w:val="00B35DC0"/>
    <w:rsid w:val="00B3632C"/>
    <w:rsid w:val="00B36520"/>
    <w:rsid w:val="00B37270"/>
    <w:rsid w:val="00B3750C"/>
    <w:rsid w:val="00B41789"/>
    <w:rsid w:val="00B4318F"/>
    <w:rsid w:val="00B433B7"/>
    <w:rsid w:val="00B4369A"/>
    <w:rsid w:val="00B43AA1"/>
    <w:rsid w:val="00B43B30"/>
    <w:rsid w:val="00B4486E"/>
    <w:rsid w:val="00B448A3"/>
    <w:rsid w:val="00B45726"/>
    <w:rsid w:val="00B45B93"/>
    <w:rsid w:val="00B46A4D"/>
    <w:rsid w:val="00B470D6"/>
    <w:rsid w:val="00B47ABA"/>
    <w:rsid w:val="00B47D7D"/>
    <w:rsid w:val="00B50644"/>
    <w:rsid w:val="00B526C6"/>
    <w:rsid w:val="00B54459"/>
    <w:rsid w:val="00B54C59"/>
    <w:rsid w:val="00B5537D"/>
    <w:rsid w:val="00B56EF0"/>
    <w:rsid w:val="00B5727D"/>
    <w:rsid w:val="00B57F94"/>
    <w:rsid w:val="00B6462C"/>
    <w:rsid w:val="00B65A52"/>
    <w:rsid w:val="00B660C7"/>
    <w:rsid w:val="00B6789F"/>
    <w:rsid w:val="00B71278"/>
    <w:rsid w:val="00B712E9"/>
    <w:rsid w:val="00B71C5D"/>
    <w:rsid w:val="00B72504"/>
    <w:rsid w:val="00B72B0E"/>
    <w:rsid w:val="00B7413D"/>
    <w:rsid w:val="00B74563"/>
    <w:rsid w:val="00B75D9F"/>
    <w:rsid w:val="00B7617E"/>
    <w:rsid w:val="00B76941"/>
    <w:rsid w:val="00B76F09"/>
    <w:rsid w:val="00B80738"/>
    <w:rsid w:val="00B80B1B"/>
    <w:rsid w:val="00B814AA"/>
    <w:rsid w:val="00B81CC7"/>
    <w:rsid w:val="00B82752"/>
    <w:rsid w:val="00B82C23"/>
    <w:rsid w:val="00B846E7"/>
    <w:rsid w:val="00B8474B"/>
    <w:rsid w:val="00B91F4C"/>
    <w:rsid w:val="00B924B7"/>
    <w:rsid w:val="00B92B5C"/>
    <w:rsid w:val="00B92CD4"/>
    <w:rsid w:val="00B931CA"/>
    <w:rsid w:val="00B932D9"/>
    <w:rsid w:val="00B94ECB"/>
    <w:rsid w:val="00B9691D"/>
    <w:rsid w:val="00B9790D"/>
    <w:rsid w:val="00B97DA9"/>
    <w:rsid w:val="00BA0B86"/>
    <w:rsid w:val="00BA0D4D"/>
    <w:rsid w:val="00BA10B3"/>
    <w:rsid w:val="00BA169F"/>
    <w:rsid w:val="00BA16A3"/>
    <w:rsid w:val="00BA1A1D"/>
    <w:rsid w:val="00BA2189"/>
    <w:rsid w:val="00BA264F"/>
    <w:rsid w:val="00BA2A39"/>
    <w:rsid w:val="00BA3671"/>
    <w:rsid w:val="00BA3A28"/>
    <w:rsid w:val="00BA3C0B"/>
    <w:rsid w:val="00BA3EA9"/>
    <w:rsid w:val="00BA4E7C"/>
    <w:rsid w:val="00BA606F"/>
    <w:rsid w:val="00BA658D"/>
    <w:rsid w:val="00BA6DBA"/>
    <w:rsid w:val="00BB10FA"/>
    <w:rsid w:val="00BB1479"/>
    <w:rsid w:val="00BB2428"/>
    <w:rsid w:val="00BB27A5"/>
    <w:rsid w:val="00BB2A03"/>
    <w:rsid w:val="00BB46B0"/>
    <w:rsid w:val="00BB48E8"/>
    <w:rsid w:val="00BB4DBC"/>
    <w:rsid w:val="00BB54A6"/>
    <w:rsid w:val="00BB5885"/>
    <w:rsid w:val="00BB5DDC"/>
    <w:rsid w:val="00BB6408"/>
    <w:rsid w:val="00BB7022"/>
    <w:rsid w:val="00BB7D1E"/>
    <w:rsid w:val="00BC03A8"/>
    <w:rsid w:val="00BC0818"/>
    <w:rsid w:val="00BC1307"/>
    <w:rsid w:val="00BC1694"/>
    <w:rsid w:val="00BC2300"/>
    <w:rsid w:val="00BC5AED"/>
    <w:rsid w:val="00BC63ED"/>
    <w:rsid w:val="00BC6805"/>
    <w:rsid w:val="00BC69D1"/>
    <w:rsid w:val="00BC6B98"/>
    <w:rsid w:val="00BC755C"/>
    <w:rsid w:val="00BD05B2"/>
    <w:rsid w:val="00BD27C1"/>
    <w:rsid w:val="00BD2B44"/>
    <w:rsid w:val="00BD2E9A"/>
    <w:rsid w:val="00BD3F38"/>
    <w:rsid w:val="00BD4B45"/>
    <w:rsid w:val="00BD4FE1"/>
    <w:rsid w:val="00BD57D3"/>
    <w:rsid w:val="00BD5877"/>
    <w:rsid w:val="00BD5E69"/>
    <w:rsid w:val="00BD737C"/>
    <w:rsid w:val="00BE0E20"/>
    <w:rsid w:val="00BE0F9D"/>
    <w:rsid w:val="00BE1344"/>
    <w:rsid w:val="00BE13A7"/>
    <w:rsid w:val="00BE1A6D"/>
    <w:rsid w:val="00BE2557"/>
    <w:rsid w:val="00BE3992"/>
    <w:rsid w:val="00BE4012"/>
    <w:rsid w:val="00BE4562"/>
    <w:rsid w:val="00BE4E1B"/>
    <w:rsid w:val="00BE51E2"/>
    <w:rsid w:val="00BE5349"/>
    <w:rsid w:val="00BE5CC1"/>
    <w:rsid w:val="00BF0CAE"/>
    <w:rsid w:val="00BF1BDB"/>
    <w:rsid w:val="00BF1C05"/>
    <w:rsid w:val="00BF2B52"/>
    <w:rsid w:val="00BF2E10"/>
    <w:rsid w:val="00BF2E16"/>
    <w:rsid w:val="00BF471F"/>
    <w:rsid w:val="00BF4F11"/>
    <w:rsid w:val="00BF56F9"/>
    <w:rsid w:val="00BF635B"/>
    <w:rsid w:val="00BF69D3"/>
    <w:rsid w:val="00BF6BE0"/>
    <w:rsid w:val="00BF767B"/>
    <w:rsid w:val="00C0128F"/>
    <w:rsid w:val="00C0129B"/>
    <w:rsid w:val="00C0139D"/>
    <w:rsid w:val="00C02D91"/>
    <w:rsid w:val="00C039E4"/>
    <w:rsid w:val="00C03F97"/>
    <w:rsid w:val="00C049A1"/>
    <w:rsid w:val="00C04C06"/>
    <w:rsid w:val="00C04EC6"/>
    <w:rsid w:val="00C06BCC"/>
    <w:rsid w:val="00C06D86"/>
    <w:rsid w:val="00C07F47"/>
    <w:rsid w:val="00C07FC3"/>
    <w:rsid w:val="00C11406"/>
    <w:rsid w:val="00C12075"/>
    <w:rsid w:val="00C1269B"/>
    <w:rsid w:val="00C12F9D"/>
    <w:rsid w:val="00C13934"/>
    <w:rsid w:val="00C13FFE"/>
    <w:rsid w:val="00C1450C"/>
    <w:rsid w:val="00C15BBE"/>
    <w:rsid w:val="00C1612F"/>
    <w:rsid w:val="00C165E7"/>
    <w:rsid w:val="00C167EA"/>
    <w:rsid w:val="00C1691A"/>
    <w:rsid w:val="00C17DE5"/>
    <w:rsid w:val="00C17F59"/>
    <w:rsid w:val="00C17FDC"/>
    <w:rsid w:val="00C20C18"/>
    <w:rsid w:val="00C2465C"/>
    <w:rsid w:val="00C24770"/>
    <w:rsid w:val="00C24B72"/>
    <w:rsid w:val="00C24CC5"/>
    <w:rsid w:val="00C24D1A"/>
    <w:rsid w:val="00C26091"/>
    <w:rsid w:val="00C2677E"/>
    <w:rsid w:val="00C309E7"/>
    <w:rsid w:val="00C30F1B"/>
    <w:rsid w:val="00C31186"/>
    <w:rsid w:val="00C31479"/>
    <w:rsid w:val="00C31858"/>
    <w:rsid w:val="00C3257C"/>
    <w:rsid w:val="00C326A1"/>
    <w:rsid w:val="00C32C78"/>
    <w:rsid w:val="00C33743"/>
    <w:rsid w:val="00C33E9E"/>
    <w:rsid w:val="00C356C4"/>
    <w:rsid w:val="00C3605C"/>
    <w:rsid w:val="00C37CA2"/>
    <w:rsid w:val="00C40B05"/>
    <w:rsid w:val="00C410BF"/>
    <w:rsid w:val="00C41143"/>
    <w:rsid w:val="00C427A6"/>
    <w:rsid w:val="00C43D8D"/>
    <w:rsid w:val="00C441BA"/>
    <w:rsid w:val="00C45805"/>
    <w:rsid w:val="00C4613B"/>
    <w:rsid w:val="00C469E3"/>
    <w:rsid w:val="00C47333"/>
    <w:rsid w:val="00C501AB"/>
    <w:rsid w:val="00C50390"/>
    <w:rsid w:val="00C50B0B"/>
    <w:rsid w:val="00C5108E"/>
    <w:rsid w:val="00C516AB"/>
    <w:rsid w:val="00C51937"/>
    <w:rsid w:val="00C52BD7"/>
    <w:rsid w:val="00C53F35"/>
    <w:rsid w:val="00C54609"/>
    <w:rsid w:val="00C57236"/>
    <w:rsid w:val="00C5750B"/>
    <w:rsid w:val="00C60C22"/>
    <w:rsid w:val="00C618E9"/>
    <w:rsid w:val="00C61DD6"/>
    <w:rsid w:val="00C61F9F"/>
    <w:rsid w:val="00C624A2"/>
    <w:rsid w:val="00C62A20"/>
    <w:rsid w:val="00C62C6D"/>
    <w:rsid w:val="00C6311A"/>
    <w:rsid w:val="00C6387E"/>
    <w:rsid w:val="00C63EEB"/>
    <w:rsid w:val="00C64366"/>
    <w:rsid w:val="00C6486E"/>
    <w:rsid w:val="00C655B5"/>
    <w:rsid w:val="00C65A78"/>
    <w:rsid w:val="00C66103"/>
    <w:rsid w:val="00C70964"/>
    <w:rsid w:val="00C723E2"/>
    <w:rsid w:val="00C727C5"/>
    <w:rsid w:val="00C72ACB"/>
    <w:rsid w:val="00C73621"/>
    <w:rsid w:val="00C7461C"/>
    <w:rsid w:val="00C74772"/>
    <w:rsid w:val="00C75737"/>
    <w:rsid w:val="00C75798"/>
    <w:rsid w:val="00C7665C"/>
    <w:rsid w:val="00C76DC5"/>
    <w:rsid w:val="00C77B88"/>
    <w:rsid w:val="00C77DF3"/>
    <w:rsid w:val="00C80303"/>
    <w:rsid w:val="00C81631"/>
    <w:rsid w:val="00C825F4"/>
    <w:rsid w:val="00C84132"/>
    <w:rsid w:val="00C84AA0"/>
    <w:rsid w:val="00C85525"/>
    <w:rsid w:val="00C8705E"/>
    <w:rsid w:val="00C876AE"/>
    <w:rsid w:val="00C902A6"/>
    <w:rsid w:val="00C90D62"/>
    <w:rsid w:val="00C90FE1"/>
    <w:rsid w:val="00C91399"/>
    <w:rsid w:val="00C94D7A"/>
    <w:rsid w:val="00C952A1"/>
    <w:rsid w:val="00C95450"/>
    <w:rsid w:val="00C95C11"/>
    <w:rsid w:val="00C972D6"/>
    <w:rsid w:val="00CA0016"/>
    <w:rsid w:val="00CA11E8"/>
    <w:rsid w:val="00CA1939"/>
    <w:rsid w:val="00CA3481"/>
    <w:rsid w:val="00CA3608"/>
    <w:rsid w:val="00CA408B"/>
    <w:rsid w:val="00CA42DD"/>
    <w:rsid w:val="00CA51CA"/>
    <w:rsid w:val="00CA56D8"/>
    <w:rsid w:val="00CA59EF"/>
    <w:rsid w:val="00CA5A34"/>
    <w:rsid w:val="00CA5B90"/>
    <w:rsid w:val="00CA5F21"/>
    <w:rsid w:val="00CA6363"/>
    <w:rsid w:val="00CA6418"/>
    <w:rsid w:val="00CA6A50"/>
    <w:rsid w:val="00CA6F41"/>
    <w:rsid w:val="00CA7EFA"/>
    <w:rsid w:val="00CB07AB"/>
    <w:rsid w:val="00CB099E"/>
    <w:rsid w:val="00CB13AC"/>
    <w:rsid w:val="00CB19E1"/>
    <w:rsid w:val="00CB3F92"/>
    <w:rsid w:val="00CB4136"/>
    <w:rsid w:val="00CB448A"/>
    <w:rsid w:val="00CB498F"/>
    <w:rsid w:val="00CB4FD7"/>
    <w:rsid w:val="00CB5831"/>
    <w:rsid w:val="00CB5DD1"/>
    <w:rsid w:val="00CB68CE"/>
    <w:rsid w:val="00CB7BFD"/>
    <w:rsid w:val="00CB7C09"/>
    <w:rsid w:val="00CB7CC0"/>
    <w:rsid w:val="00CB7E26"/>
    <w:rsid w:val="00CB7F00"/>
    <w:rsid w:val="00CC254C"/>
    <w:rsid w:val="00CC2BA6"/>
    <w:rsid w:val="00CC42CB"/>
    <w:rsid w:val="00CC476F"/>
    <w:rsid w:val="00CC5389"/>
    <w:rsid w:val="00CC5C35"/>
    <w:rsid w:val="00CC5CA2"/>
    <w:rsid w:val="00CC663B"/>
    <w:rsid w:val="00CC7273"/>
    <w:rsid w:val="00CC76C9"/>
    <w:rsid w:val="00CD04E4"/>
    <w:rsid w:val="00CD0A0E"/>
    <w:rsid w:val="00CD13E9"/>
    <w:rsid w:val="00CD1489"/>
    <w:rsid w:val="00CD17E0"/>
    <w:rsid w:val="00CD2119"/>
    <w:rsid w:val="00CD28C8"/>
    <w:rsid w:val="00CD2DAF"/>
    <w:rsid w:val="00CD33BF"/>
    <w:rsid w:val="00CD33C2"/>
    <w:rsid w:val="00CD3581"/>
    <w:rsid w:val="00CD4649"/>
    <w:rsid w:val="00CD49BE"/>
    <w:rsid w:val="00CD4AF0"/>
    <w:rsid w:val="00CD545C"/>
    <w:rsid w:val="00CD63DA"/>
    <w:rsid w:val="00CD66FC"/>
    <w:rsid w:val="00CD72CB"/>
    <w:rsid w:val="00CD78BC"/>
    <w:rsid w:val="00CD79FF"/>
    <w:rsid w:val="00CD7A52"/>
    <w:rsid w:val="00CD7B71"/>
    <w:rsid w:val="00CD7C10"/>
    <w:rsid w:val="00CD7C35"/>
    <w:rsid w:val="00CE0D10"/>
    <w:rsid w:val="00CE1A90"/>
    <w:rsid w:val="00CE1EDD"/>
    <w:rsid w:val="00CE1F11"/>
    <w:rsid w:val="00CE2629"/>
    <w:rsid w:val="00CE37C7"/>
    <w:rsid w:val="00CE3F4C"/>
    <w:rsid w:val="00CE4610"/>
    <w:rsid w:val="00CE4DE6"/>
    <w:rsid w:val="00CE52E0"/>
    <w:rsid w:val="00CE684C"/>
    <w:rsid w:val="00CE71D4"/>
    <w:rsid w:val="00CE720F"/>
    <w:rsid w:val="00CE7EC7"/>
    <w:rsid w:val="00CF0589"/>
    <w:rsid w:val="00CF0688"/>
    <w:rsid w:val="00CF1B81"/>
    <w:rsid w:val="00CF1E90"/>
    <w:rsid w:val="00CF26D9"/>
    <w:rsid w:val="00CF2B5E"/>
    <w:rsid w:val="00CF4169"/>
    <w:rsid w:val="00CF4C4B"/>
    <w:rsid w:val="00CF5054"/>
    <w:rsid w:val="00CF6806"/>
    <w:rsid w:val="00CF6C60"/>
    <w:rsid w:val="00D01942"/>
    <w:rsid w:val="00D01E66"/>
    <w:rsid w:val="00D02CC1"/>
    <w:rsid w:val="00D0390D"/>
    <w:rsid w:val="00D03BBB"/>
    <w:rsid w:val="00D046BA"/>
    <w:rsid w:val="00D04C8A"/>
    <w:rsid w:val="00D054D1"/>
    <w:rsid w:val="00D054F8"/>
    <w:rsid w:val="00D057C2"/>
    <w:rsid w:val="00D062A2"/>
    <w:rsid w:val="00D06927"/>
    <w:rsid w:val="00D077D5"/>
    <w:rsid w:val="00D10AA1"/>
    <w:rsid w:val="00D110C5"/>
    <w:rsid w:val="00D11544"/>
    <w:rsid w:val="00D11820"/>
    <w:rsid w:val="00D12892"/>
    <w:rsid w:val="00D12908"/>
    <w:rsid w:val="00D129A8"/>
    <w:rsid w:val="00D1367B"/>
    <w:rsid w:val="00D137DC"/>
    <w:rsid w:val="00D138AA"/>
    <w:rsid w:val="00D139B5"/>
    <w:rsid w:val="00D143E9"/>
    <w:rsid w:val="00D14D89"/>
    <w:rsid w:val="00D15C81"/>
    <w:rsid w:val="00D17874"/>
    <w:rsid w:val="00D21BDD"/>
    <w:rsid w:val="00D22001"/>
    <w:rsid w:val="00D2237A"/>
    <w:rsid w:val="00D22F57"/>
    <w:rsid w:val="00D23570"/>
    <w:rsid w:val="00D23771"/>
    <w:rsid w:val="00D241B5"/>
    <w:rsid w:val="00D2425A"/>
    <w:rsid w:val="00D24DA3"/>
    <w:rsid w:val="00D25B1D"/>
    <w:rsid w:val="00D25E6A"/>
    <w:rsid w:val="00D2680D"/>
    <w:rsid w:val="00D268AB"/>
    <w:rsid w:val="00D27CD8"/>
    <w:rsid w:val="00D30474"/>
    <w:rsid w:val="00D30589"/>
    <w:rsid w:val="00D30A29"/>
    <w:rsid w:val="00D3179F"/>
    <w:rsid w:val="00D31EAB"/>
    <w:rsid w:val="00D31FDB"/>
    <w:rsid w:val="00D32284"/>
    <w:rsid w:val="00D32C87"/>
    <w:rsid w:val="00D32D09"/>
    <w:rsid w:val="00D32E49"/>
    <w:rsid w:val="00D330A3"/>
    <w:rsid w:val="00D335CC"/>
    <w:rsid w:val="00D34460"/>
    <w:rsid w:val="00D34CCC"/>
    <w:rsid w:val="00D35F48"/>
    <w:rsid w:val="00D36213"/>
    <w:rsid w:val="00D362AE"/>
    <w:rsid w:val="00D364FE"/>
    <w:rsid w:val="00D36583"/>
    <w:rsid w:val="00D37AD6"/>
    <w:rsid w:val="00D4001F"/>
    <w:rsid w:val="00D40DC3"/>
    <w:rsid w:val="00D424E2"/>
    <w:rsid w:val="00D43FC0"/>
    <w:rsid w:val="00D4479E"/>
    <w:rsid w:val="00D44DBF"/>
    <w:rsid w:val="00D45826"/>
    <w:rsid w:val="00D4713F"/>
    <w:rsid w:val="00D47D62"/>
    <w:rsid w:val="00D533BB"/>
    <w:rsid w:val="00D53BB0"/>
    <w:rsid w:val="00D54A40"/>
    <w:rsid w:val="00D5554B"/>
    <w:rsid w:val="00D563FD"/>
    <w:rsid w:val="00D56757"/>
    <w:rsid w:val="00D56CA1"/>
    <w:rsid w:val="00D5775D"/>
    <w:rsid w:val="00D57C25"/>
    <w:rsid w:val="00D60549"/>
    <w:rsid w:val="00D63346"/>
    <w:rsid w:val="00D6396D"/>
    <w:rsid w:val="00D651F4"/>
    <w:rsid w:val="00D65744"/>
    <w:rsid w:val="00D657D8"/>
    <w:rsid w:val="00D66D6A"/>
    <w:rsid w:val="00D6715E"/>
    <w:rsid w:val="00D676BB"/>
    <w:rsid w:val="00D679AB"/>
    <w:rsid w:val="00D700C2"/>
    <w:rsid w:val="00D7016C"/>
    <w:rsid w:val="00D70F65"/>
    <w:rsid w:val="00D71370"/>
    <w:rsid w:val="00D7161A"/>
    <w:rsid w:val="00D71D41"/>
    <w:rsid w:val="00D727FB"/>
    <w:rsid w:val="00D72D78"/>
    <w:rsid w:val="00D72E82"/>
    <w:rsid w:val="00D73114"/>
    <w:rsid w:val="00D73A0A"/>
    <w:rsid w:val="00D74FCC"/>
    <w:rsid w:val="00D75788"/>
    <w:rsid w:val="00D75C8F"/>
    <w:rsid w:val="00D75EEB"/>
    <w:rsid w:val="00D760DD"/>
    <w:rsid w:val="00D7659A"/>
    <w:rsid w:val="00D77BF7"/>
    <w:rsid w:val="00D80024"/>
    <w:rsid w:val="00D81194"/>
    <w:rsid w:val="00D83B1B"/>
    <w:rsid w:val="00D83FB4"/>
    <w:rsid w:val="00D84BFE"/>
    <w:rsid w:val="00D84E3B"/>
    <w:rsid w:val="00D85EBD"/>
    <w:rsid w:val="00D86E56"/>
    <w:rsid w:val="00D87CE5"/>
    <w:rsid w:val="00D90052"/>
    <w:rsid w:val="00D908BD"/>
    <w:rsid w:val="00D909F4"/>
    <w:rsid w:val="00D916EE"/>
    <w:rsid w:val="00D91E58"/>
    <w:rsid w:val="00D923CB"/>
    <w:rsid w:val="00D923F6"/>
    <w:rsid w:val="00D939BF"/>
    <w:rsid w:val="00D93B68"/>
    <w:rsid w:val="00D9409E"/>
    <w:rsid w:val="00D94201"/>
    <w:rsid w:val="00D9470D"/>
    <w:rsid w:val="00D94B21"/>
    <w:rsid w:val="00D94F97"/>
    <w:rsid w:val="00D95B35"/>
    <w:rsid w:val="00D96BCF"/>
    <w:rsid w:val="00DA03B3"/>
    <w:rsid w:val="00DA0612"/>
    <w:rsid w:val="00DA0A0A"/>
    <w:rsid w:val="00DA0A3C"/>
    <w:rsid w:val="00DA0F1E"/>
    <w:rsid w:val="00DA0FF4"/>
    <w:rsid w:val="00DA12A1"/>
    <w:rsid w:val="00DA1819"/>
    <w:rsid w:val="00DA240C"/>
    <w:rsid w:val="00DA322D"/>
    <w:rsid w:val="00DA3F5A"/>
    <w:rsid w:val="00DA416C"/>
    <w:rsid w:val="00DA4699"/>
    <w:rsid w:val="00DA48CD"/>
    <w:rsid w:val="00DA5EFB"/>
    <w:rsid w:val="00DA6654"/>
    <w:rsid w:val="00DA67BF"/>
    <w:rsid w:val="00DA6824"/>
    <w:rsid w:val="00DA6972"/>
    <w:rsid w:val="00DA7352"/>
    <w:rsid w:val="00DA73AE"/>
    <w:rsid w:val="00DA7636"/>
    <w:rsid w:val="00DB240B"/>
    <w:rsid w:val="00DB2412"/>
    <w:rsid w:val="00DB2F3D"/>
    <w:rsid w:val="00DB3914"/>
    <w:rsid w:val="00DB521E"/>
    <w:rsid w:val="00DB522B"/>
    <w:rsid w:val="00DB57B4"/>
    <w:rsid w:val="00DB6733"/>
    <w:rsid w:val="00DC0260"/>
    <w:rsid w:val="00DC065A"/>
    <w:rsid w:val="00DC1141"/>
    <w:rsid w:val="00DC11EE"/>
    <w:rsid w:val="00DC2274"/>
    <w:rsid w:val="00DC2ECE"/>
    <w:rsid w:val="00DC38B0"/>
    <w:rsid w:val="00DC38F1"/>
    <w:rsid w:val="00DC49F2"/>
    <w:rsid w:val="00DC5972"/>
    <w:rsid w:val="00DC5CC9"/>
    <w:rsid w:val="00DC712B"/>
    <w:rsid w:val="00DC742F"/>
    <w:rsid w:val="00DC7A32"/>
    <w:rsid w:val="00DC7D1D"/>
    <w:rsid w:val="00DC7DFA"/>
    <w:rsid w:val="00DD0AEA"/>
    <w:rsid w:val="00DD0B75"/>
    <w:rsid w:val="00DD0ED4"/>
    <w:rsid w:val="00DD1445"/>
    <w:rsid w:val="00DD1878"/>
    <w:rsid w:val="00DD1F62"/>
    <w:rsid w:val="00DD2392"/>
    <w:rsid w:val="00DD2C43"/>
    <w:rsid w:val="00DD32CA"/>
    <w:rsid w:val="00DD4D3F"/>
    <w:rsid w:val="00DD6FE2"/>
    <w:rsid w:val="00DD7204"/>
    <w:rsid w:val="00DE02D5"/>
    <w:rsid w:val="00DE0352"/>
    <w:rsid w:val="00DE105E"/>
    <w:rsid w:val="00DE1B6A"/>
    <w:rsid w:val="00DE288D"/>
    <w:rsid w:val="00DE2925"/>
    <w:rsid w:val="00DE51D7"/>
    <w:rsid w:val="00DE649C"/>
    <w:rsid w:val="00DE6C99"/>
    <w:rsid w:val="00DE78AC"/>
    <w:rsid w:val="00DE7EF4"/>
    <w:rsid w:val="00DF0924"/>
    <w:rsid w:val="00DF0ADB"/>
    <w:rsid w:val="00DF0B77"/>
    <w:rsid w:val="00DF13E4"/>
    <w:rsid w:val="00DF14B1"/>
    <w:rsid w:val="00DF19EE"/>
    <w:rsid w:val="00DF22C9"/>
    <w:rsid w:val="00DF35A2"/>
    <w:rsid w:val="00DF39D3"/>
    <w:rsid w:val="00DF5FBD"/>
    <w:rsid w:val="00DF680A"/>
    <w:rsid w:val="00DF6849"/>
    <w:rsid w:val="00DF6C8F"/>
    <w:rsid w:val="00DF7362"/>
    <w:rsid w:val="00DF744A"/>
    <w:rsid w:val="00E000E1"/>
    <w:rsid w:val="00E0069D"/>
    <w:rsid w:val="00E00D1D"/>
    <w:rsid w:val="00E00F29"/>
    <w:rsid w:val="00E00F6E"/>
    <w:rsid w:val="00E037D1"/>
    <w:rsid w:val="00E039E2"/>
    <w:rsid w:val="00E05B2C"/>
    <w:rsid w:val="00E06BAA"/>
    <w:rsid w:val="00E06BAC"/>
    <w:rsid w:val="00E06CC2"/>
    <w:rsid w:val="00E06D05"/>
    <w:rsid w:val="00E104A1"/>
    <w:rsid w:val="00E11414"/>
    <w:rsid w:val="00E11E2D"/>
    <w:rsid w:val="00E1211B"/>
    <w:rsid w:val="00E12971"/>
    <w:rsid w:val="00E1398A"/>
    <w:rsid w:val="00E13F93"/>
    <w:rsid w:val="00E165B0"/>
    <w:rsid w:val="00E16A6F"/>
    <w:rsid w:val="00E17544"/>
    <w:rsid w:val="00E1756A"/>
    <w:rsid w:val="00E2010A"/>
    <w:rsid w:val="00E204A2"/>
    <w:rsid w:val="00E20B62"/>
    <w:rsid w:val="00E21C6D"/>
    <w:rsid w:val="00E22947"/>
    <w:rsid w:val="00E23766"/>
    <w:rsid w:val="00E238C8"/>
    <w:rsid w:val="00E23F14"/>
    <w:rsid w:val="00E26617"/>
    <w:rsid w:val="00E26A2F"/>
    <w:rsid w:val="00E27CF4"/>
    <w:rsid w:val="00E32AFD"/>
    <w:rsid w:val="00E35637"/>
    <w:rsid w:val="00E35C9E"/>
    <w:rsid w:val="00E36A07"/>
    <w:rsid w:val="00E37BEE"/>
    <w:rsid w:val="00E4017B"/>
    <w:rsid w:val="00E41924"/>
    <w:rsid w:val="00E4195A"/>
    <w:rsid w:val="00E42053"/>
    <w:rsid w:val="00E42EB0"/>
    <w:rsid w:val="00E43342"/>
    <w:rsid w:val="00E4336B"/>
    <w:rsid w:val="00E43601"/>
    <w:rsid w:val="00E43F8F"/>
    <w:rsid w:val="00E445FB"/>
    <w:rsid w:val="00E44702"/>
    <w:rsid w:val="00E454C9"/>
    <w:rsid w:val="00E45A06"/>
    <w:rsid w:val="00E5049A"/>
    <w:rsid w:val="00E50B2F"/>
    <w:rsid w:val="00E51457"/>
    <w:rsid w:val="00E51A03"/>
    <w:rsid w:val="00E52C02"/>
    <w:rsid w:val="00E52D5B"/>
    <w:rsid w:val="00E52F6E"/>
    <w:rsid w:val="00E5331E"/>
    <w:rsid w:val="00E53324"/>
    <w:rsid w:val="00E54C3A"/>
    <w:rsid w:val="00E5595A"/>
    <w:rsid w:val="00E5627A"/>
    <w:rsid w:val="00E565C1"/>
    <w:rsid w:val="00E6039B"/>
    <w:rsid w:val="00E62A41"/>
    <w:rsid w:val="00E62C4B"/>
    <w:rsid w:val="00E632D6"/>
    <w:rsid w:val="00E635FA"/>
    <w:rsid w:val="00E6442B"/>
    <w:rsid w:val="00E648E8"/>
    <w:rsid w:val="00E64D24"/>
    <w:rsid w:val="00E650BA"/>
    <w:rsid w:val="00E6535F"/>
    <w:rsid w:val="00E6668B"/>
    <w:rsid w:val="00E66AAA"/>
    <w:rsid w:val="00E66F75"/>
    <w:rsid w:val="00E67B4E"/>
    <w:rsid w:val="00E67E69"/>
    <w:rsid w:val="00E67FC5"/>
    <w:rsid w:val="00E705EC"/>
    <w:rsid w:val="00E70C91"/>
    <w:rsid w:val="00E7183F"/>
    <w:rsid w:val="00E72C0D"/>
    <w:rsid w:val="00E75501"/>
    <w:rsid w:val="00E7718B"/>
    <w:rsid w:val="00E77719"/>
    <w:rsid w:val="00E8209D"/>
    <w:rsid w:val="00E8250F"/>
    <w:rsid w:val="00E83815"/>
    <w:rsid w:val="00E84502"/>
    <w:rsid w:val="00E845A0"/>
    <w:rsid w:val="00E84E47"/>
    <w:rsid w:val="00E862E0"/>
    <w:rsid w:val="00E8765D"/>
    <w:rsid w:val="00E9008E"/>
    <w:rsid w:val="00E90347"/>
    <w:rsid w:val="00E9296F"/>
    <w:rsid w:val="00E9342C"/>
    <w:rsid w:val="00E9429E"/>
    <w:rsid w:val="00E96683"/>
    <w:rsid w:val="00E974F3"/>
    <w:rsid w:val="00EA024A"/>
    <w:rsid w:val="00EA100F"/>
    <w:rsid w:val="00EA13EE"/>
    <w:rsid w:val="00EA187D"/>
    <w:rsid w:val="00EA19EE"/>
    <w:rsid w:val="00EA2583"/>
    <w:rsid w:val="00EA395A"/>
    <w:rsid w:val="00EA39F1"/>
    <w:rsid w:val="00EA4549"/>
    <w:rsid w:val="00EA59A0"/>
    <w:rsid w:val="00EA6B68"/>
    <w:rsid w:val="00EA7CB3"/>
    <w:rsid w:val="00EB097F"/>
    <w:rsid w:val="00EB13F4"/>
    <w:rsid w:val="00EB19F4"/>
    <w:rsid w:val="00EB3093"/>
    <w:rsid w:val="00EB3099"/>
    <w:rsid w:val="00EB440D"/>
    <w:rsid w:val="00EB495E"/>
    <w:rsid w:val="00EB66A4"/>
    <w:rsid w:val="00EB69D7"/>
    <w:rsid w:val="00EB6D43"/>
    <w:rsid w:val="00EB755B"/>
    <w:rsid w:val="00EB7887"/>
    <w:rsid w:val="00EB7B4A"/>
    <w:rsid w:val="00EC075A"/>
    <w:rsid w:val="00EC09FF"/>
    <w:rsid w:val="00EC1B7F"/>
    <w:rsid w:val="00EC30EC"/>
    <w:rsid w:val="00EC31D9"/>
    <w:rsid w:val="00EC323F"/>
    <w:rsid w:val="00EC4156"/>
    <w:rsid w:val="00EC4816"/>
    <w:rsid w:val="00EC4F55"/>
    <w:rsid w:val="00EC79DD"/>
    <w:rsid w:val="00EC7FE5"/>
    <w:rsid w:val="00ED1001"/>
    <w:rsid w:val="00ED13B2"/>
    <w:rsid w:val="00ED1FC8"/>
    <w:rsid w:val="00ED3BD1"/>
    <w:rsid w:val="00ED3CE7"/>
    <w:rsid w:val="00ED3FB5"/>
    <w:rsid w:val="00ED4C9B"/>
    <w:rsid w:val="00ED4D51"/>
    <w:rsid w:val="00ED4F12"/>
    <w:rsid w:val="00ED5585"/>
    <w:rsid w:val="00ED5812"/>
    <w:rsid w:val="00ED6386"/>
    <w:rsid w:val="00ED6A6E"/>
    <w:rsid w:val="00EE0CCA"/>
    <w:rsid w:val="00EE1471"/>
    <w:rsid w:val="00EE2804"/>
    <w:rsid w:val="00EE32B7"/>
    <w:rsid w:val="00EE33DB"/>
    <w:rsid w:val="00EE37B2"/>
    <w:rsid w:val="00EE6040"/>
    <w:rsid w:val="00EE6212"/>
    <w:rsid w:val="00EE71CF"/>
    <w:rsid w:val="00EE7210"/>
    <w:rsid w:val="00EE74E3"/>
    <w:rsid w:val="00EF0ADF"/>
    <w:rsid w:val="00EF1FFC"/>
    <w:rsid w:val="00EF22B1"/>
    <w:rsid w:val="00EF2320"/>
    <w:rsid w:val="00EF24FE"/>
    <w:rsid w:val="00EF2AE4"/>
    <w:rsid w:val="00EF3135"/>
    <w:rsid w:val="00EF3365"/>
    <w:rsid w:val="00EF3FD5"/>
    <w:rsid w:val="00EF43F0"/>
    <w:rsid w:val="00EF4C32"/>
    <w:rsid w:val="00EF4E62"/>
    <w:rsid w:val="00EF6752"/>
    <w:rsid w:val="00EF78F6"/>
    <w:rsid w:val="00F00780"/>
    <w:rsid w:val="00F00F4D"/>
    <w:rsid w:val="00F011E4"/>
    <w:rsid w:val="00F01FD9"/>
    <w:rsid w:val="00F03B11"/>
    <w:rsid w:val="00F04035"/>
    <w:rsid w:val="00F0422C"/>
    <w:rsid w:val="00F043ED"/>
    <w:rsid w:val="00F047C5"/>
    <w:rsid w:val="00F04A75"/>
    <w:rsid w:val="00F066FE"/>
    <w:rsid w:val="00F06783"/>
    <w:rsid w:val="00F074B3"/>
    <w:rsid w:val="00F076E1"/>
    <w:rsid w:val="00F07AC7"/>
    <w:rsid w:val="00F10980"/>
    <w:rsid w:val="00F15542"/>
    <w:rsid w:val="00F16F66"/>
    <w:rsid w:val="00F17177"/>
    <w:rsid w:val="00F17CE0"/>
    <w:rsid w:val="00F2016B"/>
    <w:rsid w:val="00F20DDE"/>
    <w:rsid w:val="00F21CA3"/>
    <w:rsid w:val="00F21E9E"/>
    <w:rsid w:val="00F229F2"/>
    <w:rsid w:val="00F22F87"/>
    <w:rsid w:val="00F230C4"/>
    <w:rsid w:val="00F237C5"/>
    <w:rsid w:val="00F2397B"/>
    <w:rsid w:val="00F2397C"/>
    <w:rsid w:val="00F24A98"/>
    <w:rsid w:val="00F24BFF"/>
    <w:rsid w:val="00F24D04"/>
    <w:rsid w:val="00F24F70"/>
    <w:rsid w:val="00F271CC"/>
    <w:rsid w:val="00F272C8"/>
    <w:rsid w:val="00F2748B"/>
    <w:rsid w:val="00F304F9"/>
    <w:rsid w:val="00F30944"/>
    <w:rsid w:val="00F3109A"/>
    <w:rsid w:val="00F32323"/>
    <w:rsid w:val="00F3239C"/>
    <w:rsid w:val="00F32F78"/>
    <w:rsid w:val="00F334BC"/>
    <w:rsid w:val="00F341EE"/>
    <w:rsid w:val="00F346C6"/>
    <w:rsid w:val="00F348DC"/>
    <w:rsid w:val="00F35027"/>
    <w:rsid w:val="00F35B84"/>
    <w:rsid w:val="00F35F65"/>
    <w:rsid w:val="00F360E3"/>
    <w:rsid w:val="00F3659C"/>
    <w:rsid w:val="00F37100"/>
    <w:rsid w:val="00F3760C"/>
    <w:rsid w:val="00F409E2"/>
    <w:rsid w:val="00F40D4E"/>
    <w:rsid w:val="00F41C6F"/>
    <w:rsid w:val="00F43F60"/>
    <w:rsid w:val="00F44448"/>
    <w:rsid w:val="00F452E1"/>
    <w:rsid w:val="00F45BF8"/>
    <w:rsid w:val="00F46B46"/>
    <w:rsid w:val="00F46DBE"/>
    <w:rsid w:val="00F474B4"/>
    <w:rsid w:val="00F507AA"/>
    <w:rsid w:val="00F52FB5"/>
    <w:rsid w:val="00F5399A"/>
    <w:rsid w:val="00F53B9B"/>
    <w:rsid w:val="00F55794"/>
    <w:rsid w:val="00F55B8D"/>
    <w:rsid w:val="00F56BE7"/>
    <w:rsid w:val="00F56FE6"/>
    <w:rsid w:val="00F602E8"/>
    <w:rsid w:val="00F6086D"/>
    <w:rsid w:val="00F609D6"/>
    <w:rsid w:val="00F62B25"/>
    <w:rsid w:val="00F640C7"/>
    <w:rsid w:val="00F64E7A"/>
    <w:rsid w:val="00F65540"/>
    <w:rsid w:val="00F666EF"/>
    <w:rsid w:val="00F66777"/>
    <w:rsid w:val="00F67218"/>
    <w:rsid w:val="00F678B0"/>
    <w:rsid w:val="00F70B0D"/>
    <w:rsid w:val="00F7139E"/>
    <w:rsid w:val="00F72244"/>
    <w:rsid w:val="00F722AD"/>
    <w:rsid w:val="00F73121"/>
    <w:rsid w:val="00F73EB8"/>
    <w:rsid w:val="00F741DD"/>
    <w:rsid w:val="00F7425B"/>
    <w:rsid w:val="00F742DA"/>
    <w:rsid w:val="00F74967"/>
    <w:rsid w:val="00F74C3D"/>
    <w:rsid w:val="00F75391"/>
    <w:rsid w:val="00F7688F"/>
    <w:rsid w:val="00F7762C"/>
    <w:rsid w:val="00F8022C"/>
    <w:rsid w:val="00F81049"/>
    <w:rsid w:val="00F81F23"/>
    <w:rsid w:val="00F83120"/>
    <w:rsid w:val="00F835AD"/>
    <w:rsid w:val="00F8362B"/>
    <w:rsid w:val="00F8385E"/>
    <w:rsid w:val="00F83D15"/>
    <w:rsid w:val="00F84C44"/>
    <w:rsid w:val="00F860A9"/>
    <w:rsid w:val="00F86844"/>
    <w:rsid w:val="00F871F2"/>
    <w:rsid w:val="00F87C13"/>
    <w:rsid w:val="00F90A1A"/>
    <w:rsid w:val="00F90C08"/>
    <w:rsid w:val="00F91743"/>
    <w:rsid w:val="00F918C2"/>
    <w:rsid w:val="00F9192B"/>
    <w:rsid w:val="00F9208F"/>
    <w:rsid w:val="00F92D40"/>
    <w:rsid w:val="00F935AC"/>
    <w:rsid w:val="00F940C4"/>
    <w:rsid w:val="00F9554A"/>
    <w:rsid w:val="00F964F4"/>
    <w:rsid w:val="00F96BC7"/>
    <w:rsid w:val="00F97071"/>
    <w:rsid w:val="00F97599"/>
    <w:rsid w:val="00F978F7"/>
    <w:rsid w:val="00FA00CE"/>
    <w:rsid w:val="00FA059C"/>
    <w:rsid w:val="00FA05BC"/>
    <w:rsid w:val="00FA069E"/>
    <w:rsid w:val="00FA16C9"/>
    <w:rsid w:val="00FA1988"/>
    <w:rsid w:val="00FA3AC1"/>
    <w:rsid w:val="00FA4174"/>
    <w:rsid w:val="00FA524A"/>
    <w:rsid w:val="00FA5486"/>
    <w:rsid w:val="00FA5C5F"/>
    <w:rsid w:val="00FA7FC8"/>
    <w:rsid w:val="00FB0451"/>
    <w:rsid w:val="00FB0754"/>
    <w:rsid w:val="00FB096B"/>
    <w:rsid w:val="00FB26BB"/>
    <w:rsid w:val="00FB30C7"/>
    <w:rsid w:val="00FB3D6B"/>
    <w:rsid w:val="00FB65A4"/>
    <w:rsid w:val="00FB66CA"/>
    <w:rsid w:val="00FB6856"/>
    <w:rsid w:val="00FB69D3"/>
    <w:rsid w:val="00FB6FDC"/>
    <w:rsid w:val="00FC0141"/>
    <w:rsid w:val="00FC0196"/>
    <w:rsid w:val="00FC0597"/>
    <w:rsid w:val="00FC059C"/>
    <w:rsid w:val="00FC09D4"/>
    <w:rsid w:val="00FC0BCA"/>
    <w:rsid w:val="00FC0E8F"/>
    <w:rsid w:val="00FC10DC"/>
    <w:rsid w:val="00FC2197"/>
    <w:rsid w:val="00FC28A2"/>
    <w:rsid w:val="00FC386A"/>
    <w:rsid w:val="00FC39D7"/>
    <w:rsid w:val="00FC3C32"/>
    <w:rsid w:val="00FC57AC"/>
    <w:rsid w:val="00FC5AAE"/>
    <w:rsid w:val="00FC5B03"/>
    <w:rsid w:val="00FC6102"/>
    <w:rsid w:val="00FC6EFC"/>
    <w:rsid w:val="00FC6FC1"/>
    <w:rsid w:val="00FD01C1"/>
    <w:rsid w:val="00FD041C"/>
    <w:rsid w:val="00FD0437"/>
    <w:rsid w:val="00FD0618"/>
    <w:rsid w:val="00FD0908"/>
    <w:rsid w:val="00FD0A46"/>
    <w:rsid w:val="00FD0D00"/>
    <w:rsid w:val="00FD0D81"/>
    <w:rsid w:val="00FD1F75"/>
    <w:rsid w:val="00FD25A5"/>
    <w:rsid w:val="00FD286C"/>
    <w:rsid w:val="00FD2BD7"/>
    <w:rsid w:val="00FD467A"/>
    <w:rsid w:val="00FD4F9F"/>
    <w:rsid w:val="00FD500E"/>
    <w:rsid w:val="00FD58A7"/>
    <w:rsid w:val="00FD642A"/>
    <w:rsid w:val="00FD6FD9"/>
    <w:rsid w:val="00FD734E"/>
    <w:rsid w:val="00FD7667"/>
    <w:rsid w:val="00FD7BFE"/>
    <w:rsid w:val="00FE04EE"/>
    <w:rsid w:val="00FE09E0"/>
    <w:rsid w:val="00FE0A60"/>
    <w:rsid w:val="00FE0EB1"/>
    <w:rsid w:val="00FE0FBC"/>
    <w:rsid w:val="00FE2033"/>
    <w:rsid w:val="00FE2E5F"/>
    <w:rsid w:val="00FE4F8D"/>
    <w:rsid w:val="00FE7683"/>
    <w:rsid w:val="00FE78D3"/>
    <w:rsid w:val="00FF0920"/>
    <w:rsid w:val="00FF2F75"/>
    <w:rsid w:val="00FF3841"/>
    <w:rsid w:val="00FF4185"/>
    <w:rsid w:val="00FF5663"/>
    <w:rsid w:val="00FF5C9E"/>
    <w:rsid w:val="00FF5D9A"/>
    <w:rsid w:val="00FF603A"/>
    <w:rsid w:val="00FF621A"/>
    <w:rsid w:val="00FF6312"/>
    <w:rsid w:val="00FF6F12"/>
    <w:rsid w:val="00FF7197"/>
    <w:rsid w:val="00FF763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3EE0CE"/>
  <w15:docId w15:val="{6DE24A10-3A3F-4DBE-A55B-9ADDA44446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A0A3C"/>
    <w:rPr>
      <w:rFonts w:ascii="Times New Roman" w:hAnsi="Times New Roman" w:cs="Times New Roman"/>
      <w:kern w:val="0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845AB6"/>
    <w:pPr>
      <w:keepNext/>
      <w:keepLines/>
      <w:widowControl w:val="0"/>
      <w:spacing w:before="340" w:after="330" w:line="578" w:lineRule="auto"/>
      <w:jc w:val="center"/>
      <w:outlineLvl w:val="0"/>
    </w:pPr>
    <w:rPr>
      <w:rFonts w:asciiTheme="minorHAnsi" w:hAnsiTheme="minorHAnsi" w:cstheme="minorBidi"/>
      <w:b/>
      <w:bCs/>
      <w:kern w:val="44"/>
      <w:sz w:val="44"/>
      <w:szCs w:val="44"/>
    </w:rPr>
  </w:style>
  <w:style w:type="paragraph" w:styleId="20">
    <w:name w:val="heading 2"/>
    <w:basedOn w:val="a"/>
    <w:next w:val="a"/>
    <w:link w:val="21"/>
    <w:uiPriority w:val="9"/>
    <w:unhideWhenUsed/>
    <w:qFormat/>
    <w:rsid w:val="005F0885"/>
    <w:pPr>
      <w:keepNext/>
      <w:keepLines/>
      <w:widowControl w:val="0"/>
      <w:spacing w:before="260" w:after="260" w:line="416" w:lineRule="auto"/>
      <w:jc w:val="center"/>
      <w:outlineLvl w:val="1"/>
    </w:pPr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447F6"/>
    <w:pPr>
      <w:keepNext/>
      <w:keepLines/>
      <w:widowControl w:val="0"/>
      <w:spacing w:before="260" w:after="260" w:line="416" w:lineRule="auto"/>
      <w:outlineLvl w:val="2"/>
    </w:pPr>
    <w:rPr>
      <w:rFonts w:asciiTheme="minorHAnsi" w:hAnsiTheme="minorHAnsi" w:cstheme="minorBidi"/>
      <w:b/>
      <w:bCs/>
      <w:kern w:val="2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860A9"/>
    <w:pPr>
      <w:keepNext/>
      <w:keepLines/>
      <w:widowControl w:val="0"/>
      <w:spacing w:before="280" w:after="290" w:line="376" w:lineRule="auto"/>
      <w:ind w:left="400" w:hanging="400"/>
      <w:outlineLvl w:val="3"/>
    </w:pPr>
    <w:rPr>
      <w:rFonts w:asciiTheme="majorHAnsi" w:eastAsia="宋体" w:hAnsiTheme="majorHAnsi" w:cstheme="majorBidi"/>
      <w:b/>
      <w:bCs/>
      <w:kern w:val="2"/>
      <w:sz w:val="32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531A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45AB6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cstheme="minorBidi"/>
      <w:kern w:val="2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45AB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45AB6"/>
    <w:pPr>
      <w:widowControl w:val="0"/>
      <w:tabs>
        <w:tab w:val="center" w:pos="4153"/>
        <w:tab w:val="right" w:pos="8306"/>
      </w:tabs>
      <w:snapToGrid w:val="0"/>
    </w:pPr>
    <w:rPr>
      <w:rFonts w:asciiTheme="minorHAnsi" w:hAnsiTheme="minorHAnsi" w:cstheme="minorBidi"/>
      <w:kern w:val="2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45AB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845AB6"/>
    <w:rPr>
      <w:b/>
      <w:bCs/>
      <w:kern w:val="44"/>
      <w:sz w:val="44"/>
      <w:szCs w:val="44"/>
    </w:rPr>
  </w:style>
  <w:style w:type="paragraph" w:styleId="a7">
    <w:name w:val="Date"/>
    <w:basedOn w:val="a"/>
    <w:next w:val="a"/>
    <w:link w:val="a8"/>
    <w:uiPriority w:val="99"/>
    <w:semiHidden/>
    <w:unhideWhenUsed/>
    <w:rsid w:val="00BB54A6"/>
    <w:pPr>
      <w:ind w:leftChars="2500" w:left="100"/>
    </w:pPr>
  </w:style>
  <w:style w:type="character" w:customStyle="1" w:styleId="a8">
    <w:name w:val="日期 字符"/>
    <w:basedOn w:val="a0"/>
    <w:link w:val="a7"/>
    <w:uiPriority w:val="99"/>
    <w:semiHidden/>
    <w:rsid w:val="00BB54A6"/>
  </w:style>
  <w:style w:type="character" w:customStyle="1" w:styleId="21">
    <w:name w:val="标题 2 字符"/>
    <w:basedOn w:val="a0"/>
    <w:link w:val="20"/>
    <w:uiPriority w:val="9"/>
    <w:rsid w:val="005F088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447F6"/>
    <w:rPr>
      <w:b/>
      <w:bCs/>
      <w:sz w:val="32"/>
      <w:szCs w:val="32"/>
    </w:rPr>
  </w:style>
  <w:style w:type="character" w:styleId="a9">
    <w:name w:val="Hyperlink"/>
    <w:basedOn w:val="a0"/>
    <w:uiPriority w:val="99"/>
    <w:unhideWhenUsed/>
    <w:rsid w:val="00674660"/>
    <w:rPr>
      <w:color w:val="0563C1" w:themeColor="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4E21D7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4E21D7"/>
    <w:pPr>
      <w:widowControl w:val="0"/>
      <w:spacing w:before="120"/>
    </w:pPr>
    <w:rPr>
      <w:rFonts w:asciiTheme="minorHAnsi" w:eastAsiaTheme="minorHAnsi" w:hAnsiTheme="minorHAnsi" w:cstheme="minorBidi"/>
      <w:b/>
      <w:bCs/>
      <w:kern w:val="2"/>
    </w:rPr>
  </w:style>
  <w:style w:type="paragraph" w:styleId="22">
    <w:name w:val="toc 2"/>
    <w:basedOn w:val="a"/>
    <w:next w:val="a"/>
    <w:autoRedefine/>
    <w:uiPriority w:val="39"/>
    <w:unhideWhenUsed/>
    <w:rsid w:val="009F1217"/>
    <w:pPr>
      <w:widowControl w:val="0"/>
      <w:tabs>
        <w:tab w:val="right" w:leader="dot" w:pos="9742"/>
      </w:tabs>
      <w:spacing w:line="360" w:lineRule="auto"/>
      <w:ind w:left="210"/>
    </w:pPr>
    <w:rPr>
      <w:rFonts w:asciiTheme="minorHAnsi" w:eastAsiaTheme="minorHAnsi" w:hAnsiTheme="minorHAnsi" w:cstheme="minorBidi"/>
      <w:b/>
      <w:bCs/>
      <w:kern w:val="2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4E21D7"/>
    <w:pPr>
      <w:widowControl w:val="0"/>
      <w:ind w:left="420"/>
    </w:pPr>
    <w:rPr>
      <w:rFonts w:asciiTheme="minorHAnsi" w:eastAsiaTheme="minorHAnsi" w:hAnsiTheme="minorHAnsi" w:cstheme="minorBidi"/>
      <w:kern w:val="2"/>
      <w:sz w:val="22"/>
      <w:szCs w:val="22"/>
    </w:rPr>
  </w:style>
  <w:style w:type="character" w:styleId="aa">
    <w:name w:val="FollowedHyperlink"/>
    <w:basedOn w:val="a0"/>
    <w:uiPriority w:val="99"/>
    <w:semiHidden/>
    <w:unhideWhenUsed/>
    <w:rsid w:val="007A571C"/>
    <w:rPr>
      <w:color w:val="954F72" w:themeColor="followedHyperlink"/>
      <w:u w:val="single"/>
    </w:rPr>
  </w:style>
  <w:style w:type="paragraph" w:styleId="ab">
    <w:name w:val="List Paragraph"/>
    <w:basedOn w:val="a"/>
    <w:uiPriority w:val="34"/>
    <w:qFormat/>
    <w:rsid w:val="00DB2412"/>
    <w:pPr>
      <w:widowControl w:val="0"/>
      <w:ind w:firstLine="420"/>
    </w:pPr>
    <w:rPr>
      <w:rFonts w:asciiTheme="minorHAnsi" w:eastAsia="宋体" w:hAnsiTheme="minorHAnsi" w:cstheme="minorBidi"/>
      <w:b/>
      <w:kern w:val="2"/>
      <w:sz w:val="32"/>
      <w:szCs w:val="22"/>
    </w:rPr>
  </w:style>
  <w:style w:type="paragraph" w:styleId="41">
    <w:name w:val="toc 4"/>
    <w:basedOn w:val="a"/>
    <w:next w:val="a"/>
    <w:autoRedefine/>
    <w:uiPriority w:val="39"/>
    <w:unhideWhenUsed/>
    <w:rsid w:val="009F1217"/>
    <w:pPr>
      <w:widowControl w:val="0"/>
      <w:tabs>
        <w:tab w:val="left" w:pos="1260"/>
        <w:tab w:val="right" w:leader="dot" w:pos="9742"/>
      </w:tabs>
      <w:spacing w:line="360" w:lineRule="auto"/>
      <w:ind w:left="629"/>
    </w:pPr>
    <w:rPr>
      <w:rFonts w:asciiTheme="minorHAnsi" w:eastAsiaTheme="minorHAnsi" w:hAnsiTheme="minorHAnsi" w:cstheme="minorBidi"/>
      <w:kern w:val="2"/>
      <w:sz w:val="20"/>
      <w:szCs w:val="20"/>
    </w:rPr>
  </w:style>
  <w:style w:type="paragraph" w:styleId="51">
    <w:name w:val="toc 5"/>
    <w:basedOn w:val="a"/>
    <w:next w:val="a"/>
    <w:autoRedefine/>
    <w:uiPriority w:val="39"/>
    <w:unhideWhenUsed/>
    <w:rsid w:val="00773BAA"/>
    <w:pPr>
      <w:widowControl w:val="0"/>
      <w:ind w:left="840"/>
    </w:pPr>
    <w:rPr>
      <w:rFonts w:asciiTheme="minorHAnsi" w:eastAsiaTheme="minorHAnsi" w:hAnsiTheme="minorHAnsi" w:cstheme="minorBidi"/>
      <w:kern w:val="2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773BAA"/>
    <w:pPr>
      <w:widowControl w:val="0"/>
      <w:ind w:left="1050"/>
    </w:pPr>
    <w:rPr>
      <w:rFonts w:asciiTheme="minorHAnsi" w:eastAsiaTheme="minorHAnsi" w:hAnsiTheme="minorHAnsi" w:cstheme="minorBidi"/>
      <w:kern w:val="2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773BAA"/>
    <w:pPr>
      <w:widowControl w:val="0"/>
      <w:ind w:left="1260"/>
    </w:pPr>
    <w:rPr>
      <w:rFonts w:asciiTheme="minorHAnsi" w:eastAsiaTheme="minorHAnsi" w:hAnsiTheme="minorHAnsi" w:cstheme="minorBidi"/>
      <w:kern w:val="2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773BAA"/>
    <w:pPr>
      <w:widowControl w:val="0"/>
      <w:ind w:left="1470"/>
    </w:pPr>
    <w:rPr>
      <w:rFonts w:asciiTheme="minorHAnsi" w:eastAsiaTheme="minorHAnsi" w:hAnsiTheme="minorHAnsi" w:cstheme="minorBidi"/>
      <w:kern w:val="2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773BAA"/>
    <w:pPr>
      <w:widowControl w:val="0"/>
      <w:ind w:left="1680"/>
    </w:pPr>
    <w:rPr>
      <w:rFonts w:asciiTheme="minorHAnsi" w:eastAsiaTheme="minorHAnsi" w:hAnsiTheme="minorHAnsi" w:cstheme="minorBidi"/>
      <w:kern w:val="2"/>
      <w:sz w:val="20"/>
      <w:szCs w:val="20"/>
    </w:rPr>
  </w:style>
  <w:style w:type="character" w:customStyle="1" w:styleId="40">
    <w:name w:val="标题 4 字符"/>
    <w:basedOn w:val="a0"/>
    <w:link w:val="4"/>
    <w:uiPriority w:val="9"/>
    <w:rsid w:val="00F860A9"/>
    <w:rPr>
      <w:rFonts w:asciiTheme="majorHAnsi" w:eastAsia="宋体" w:hAnsiTheme="majorHAnsi" w:cstheme="majorBidi"/>
      <w:b/>
      <w:bCs/>
      <w:sz w:val="32"/>
      <w:szCs w:val="28"/>
    </w:rPr>
  </w:style>
  <w:style w:type="character" w:styleId="ac">
    <w:name w:val="annotation reference"/>
    <w:basedOn w:val="a0"/>
    <w:uiPriority w:val="99"/>
    <w:semiHidden/>
    <w:unhideWhenUsed/>
    <w:rsid w:val="0090411B"/>
    <w:rPr>
      <w:sz w:val="21"/>
      <w:szCs w:val="21"/>
    </w:rPr>
  </w:style>
  <w:style w:type="paragraph" w:styleId="ad">
    <w:name w:val="annotation text"/>
    <w:basedOn w:val="a"/>
    <w:link w:val="ae"/>
    <w:uiPriority w:val="99"/>
    <w:semiHidden/>
    <w:unhideWhenUsed/>
    <w:rsid w:val="0090411B"/>
    <w:pPr>
      <w:widowControl w:val="0"/>
    </w:pPr>
    <w:rPr>
      <w:rFonts w:asciiTheme="minorHAnsi" w:hAnsiTheme="minorHAnsi" w:cstheme="minorBidi"/>
      <w:kern w:val="2"/>
      <w:sz w:val="21"/>
      <w:szCs w:val="22"/>
    </w:rPr>
  </w:style>
  <w:style w:type="character" w:customStyle="1" w:styleId="ae">
    <w:name w:val="批注文字 字符"/>
    <w:basedOn w:val="a0"/>
    <w:link w:val="ad"/>
    <w:uiPriority w:val="99"/>
    <w:semiHidden/>
    <w:rsid w:val="0090411B"/>
  </w:style>
  <w:style w:type="paragraph" w:styleId="af">
    <w:name w:val="annotation subject"/>
    <w:basedOn w:val="ad"/>
    <w:next w:val="ad"/>
    <w:link w:val="af0"/>
    <w:uiPriority w:val="99"/>
    <w:semiHidden/>
    <w:unhideWhenUsed/>
    <w:rsid w:val="0090411B"/>
    <w:rPr>
      <w:b/>
      <w:bCs/>
    </w:rPr>
  </w:style>
  <w:style w:type="character" w:customStyle="1" w:styleId="af0">
    <w:name w:val="批注主题 字符"/>
    <w:basedOn w:val="ae"/>
    <w:link w:val="af"/>
    <w:uiPriority w:val="99"/>
    <w:semiHidden/>
    <w:rsid w:val="0090411B"/>
    <w:rPr>
      <w:b/>
      <w:bCs/>
    </w:rPr>
  </w:style>
  <w:style w:type="paragraph" w:styleId="af1">
    <w:name w:val="Balloon Text"/>
    <w:basedOn w:val="a"/>
    <w:link w:val="af2"/>
    <w:uiPriority w:val="99"/>
    <w:semiHidden/>
    <w:unhideWhenUsed/>
    <w:rsid w:val="0090411B"/>
    <w:rPr>
      <w:rFonts w:ascii="宋体" w:eastAsia="宋体"/>
      <w:sz w:val="18"/>
      <w:szCs w:val="18"/>
    </w:rPr>
  </w:style>
  <w:style w:type="character" w:customStyle="1" w:styleId="af2">
    <w:name w:val="批注框文本 字符"/>
    <w:basedOn w:val="a0"/>
    <w:link w:val="af1"/>
    <w:uiPriority w:val="99"/>
    <w:semiHidden/>
    <w:rsid w:val="0090411B"/>
    <w:rPr>
      <w:rFonts w:ascii="宋体" w:eastAsia="宋体"/>
      <w:sz w:val="18"/>
      <w:szCs w:val="18"/>
    </w:rPr>
  </w:style>
  <w:style w:type="paragraph" w:customStyle="1" w:styleId="2">
    <w:name w:val="标题2"/>
    <w:basedOn w:val="a"/>
    <w:next w:val="a"/>
    <w:qFormat/>
    <w:rsid w:val="00D96BCF"/>
    <w:pPr>
      <w:widowControl w:val="0"/>
      <w:numPr>
        <w:numId w:val="1"/>
      </w:numPr>
    </w:pPr>
    <w:rPr>
      <w:rFonts w:ascii="宋体" w:eastAsia="宋体" w:hAnsi="宋体" w:cstheme="minorBidi"/>
      <w:b/>
      <w:kern w:val="2"/>
      <w:sz w:val="32"/>
      <w:szCs w:val="22"/>
    </w:rPr>
  </w:style>
  <w:style w:type="paragraph" w:styleId="af3">
    <w:name w:val="Title"/>
    <w:basedOn w:val="a"/>
    <w:next w:val="a"/>
    <w:link w:val="af4"/>
    <w:uiPriority w:val="10"/>
    <w:qFormat/>
    <w:rsid w:val="009D0590"/>
    <w:pPr>
      <w:widowControl w:val="0"/>
      <w:spacing w:before="240" w:after="60"/>
      <w:outlineLvl w:val="0"/>
    </w:pPr>
    <w:rPr>
      <w:rFonts w:asciiTheme="majorHAnsi" w:eastAsia="宋体" w:hAnsiTheme="majorHAnsi" w:cstheme="majorBidi"/>
      <w:b/>
      <w:bCs/>
      <w:kern w:val="2"/>
      <w:sz w:val="32"/>
      <w:szCs w:val="32"/>
    </w:rPr>
  </w:style>
  <w:style w:type="character" w:customStyle="1" w:styleId="af4">
    <w:name w:val="标题 字符"/>
    <w:basedOn w:val="a0"/>
    <w:link w:val="af3"/>
    <w:uiPriority w:val="10"/>
    <w:rsid w:val="009D0590"/>
    <w:rPr>
      <w:rFonts w:asciiTheme="majorHAnsi" w:eastAsia="宋体" w:hAnsiTheme="majorHAnsi" w:cstheme="majorBidi"/>
      <w:b/>
      <w:bCs/>
      <w:sz w:val="32"/>
      <w:szCs w:val="32"/>
    </w:rPr>
  </w:style>
  <w:style w:type="character" w:styleId="af5">
    <w:name w:val="Book Title"/>
    <w:basedOn w:val="a0"/>
    <w:uiPriority w:val="33"/>
    <w:qFormat/>
    <w:rsid w:val="0058126B"/>
    <w:rPr>
      <w:b/>
      <w:bCs/>
      <w:i/>
      <w:iCs/>
      <w:spacing w:val="5"/>
    </w:rPr>
  </w:style>
  <w:style w:type="character" w:styleId="af6">
    <w:name w:val="Subtle Reference"/>
    <w:aliases w:val="标题4"/>
    <w:basedOn w:val="40"/>
    <w:uiPriority w:val="31"/>
    <w:qFormat/>
    <w:rsid w:val="006D01EC"/>
    <w:rPr>
      <w:rFonts w:asciiTheme="majorHAnsi" w:eastAsia="宋体" w:hAnsiTheme="majorHAnsi" w:cstheme="majorBidi"/>
      <w:b w:val="0"/>
      <w:bCs/>
      <w:smallCaps/>
      <w:color w:val="auto"/>
      <w:sz w:val="32"/>
      <w:szCs w:val="28"/>
    </w:rPr>
  </w:style>
  <w:style w:type="paragraph" w:styleId="af7">
    <w:name w:val="Intense Quote"/>
    <w:basedOn w:val="a"/>
    <w:next w:val="a"/>
    <w:link w:val="af8"/>
    <w:uiPriority w:val="30"/>
    <w:qFormat/>
    <w:rsid w:val="0058126B"/>
    <w:pPr>
      <w:widowControl w:val="0"/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rFonts w:asciiTheme="minorHAnsi" w:hAnsiTheme="minorHAnsi" w:cstheme="minorBidi"/>
      <w:i/>
      <w:iCs/>
      <w:color w:val="5B9BD5" w:themeColor="accent1"/>
      <w:kern w:val="2"/>
      <w:sz w:val="21"/>
      <w:szCs w:val="22"/>
    </w:rPr>
  </w:style>
  <w:style w:type="character" w:customStyle="1" w:styleId="af8">
    <w:name w:val="明显引用 字符"/>
    <w:basedOn w:val="a0"/>
    <w:link w:val="af7"/>
    <w:uiPriority w:val="30"/>
    <w:rsid w:val="0058126B"/>
    <w:rPr>
      <w:i/>
      <w:iCs/>
      <w:color w:val="5B9BD5" w:themeColor="accent1"/>
    </w:rPr>
  </w:style>
  <w:style w:type="paragraph" w:styleId="af9">
    <w:name w:val="Quote"/>
    <w:basedOn w:val="a"/>
    <w:next w:val="a"/>
    <w:link w:val="afa"/>
    <w:uiPriority w:val="29"/>
    <w:qFormat/>
    <w:rsid w:val="0058126B"/>
    <w:pPr>
      <w:widowControl w:val="0"/>
      <w:spacing w:before="200" w:after="160"/>
      <w:ind w:left="864" w:right="864"/>
      <w:jc w:val="center"/>
    </w:pPr>
    <w:rPr>
      <w:rFonts w:asciiTheme="minorHAnsi" w:hAnsiTheme="minorHAnsi" w:cstheme="minorBidi"/>
      <w:i/>
      <w:iCs/>
      <w:color w:val="404040" w:themeColor="text1" w:themeTint="BF"/>
      <w:kern w:val="2"/>
      <w:sz w:val="21"/>
      <w:szCs w:val="22"/>
    </w:rPr>
  </w:style>
  <w:style w:type="character" w:customStyle="1" w:styleId="afa">
    <w:name w:val="引用 字符"/>
    <w:basedOn w:val="a0"/>
    <w:link w:val="af9"/>
    <w:uiPriority w:val="29"/>
    <w:rsid w:val="0058126B"/>
    <w:rPr>
      <w:i/>
      <w:iCs/>
      <w:color w:val="404040" w:themeColor="text1" w:themeTint="BF"/>
    </w:rPr>
  </w:style>
  <w:style w:type="character" w:customStyle="1" w:styleId="50">
    <w:name w:val="标题 5 字符"/>
    <w:basedOn w:val="a0"/>
    <w:link w:val="5"/>
    <w:uiPriority w:val="9"/>
    <w:rsid w:val="009531A2"/>
    <w:rPr>
      <w:rFonts w:ascii="Times New Roman" w:hAnsi="Times New Roman" w:cs="Times New Roman"/>
      <w:b/>
      <w:bCs/>
      <w:kern w:val="0"/>
      <w:sz w:val="28"/>
      <w:szCs w:val="28"/>
    </w:rPr>
  </w:style>
  <w:style w:type="paragraph" w:customStyle="1" w:styleId="p1">
    <w:name w:val="p1"/>
    <w:basedOn w:val="a"/>
    <w:rsid w:val="005E31E7"/>
    <w:rPr>
      <w:rFonts w:ascii="PingFang TC" w:eastAsia="PingFang TC" w:hAnsi="PingFang TC"/>
      <w:color w:val="000000"/>
      <w:sz w:val="15"/>
      <w:szCs w:val="15"/>
    </w:rPr>
  </w:style>
  <w:style w:type="character" w:customStyle="1" w:styleId="s1">
    <w:name w:val="s1"/>
    <w:basedOn w:val="a0"/>
    <w:rsid w:val="005E31E7"/>
  </w:style>
  <w:style w:type="table" w:styleId="afb">
    <w:name w:val="Table Grid"/>
    <w:basedOn w:val="a1"/>
    <w:uiPriority w:val="39"/>
    <w:rsid w:val="000664C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5755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</w:rPr>
  </w:style>
  <w:style w:type="character" w:customStyle="1" w:styleId="HTML0">
    <w:name w:val="HTML 预设格式 字符"/>
    <w:basedOn w:val="a0"/>
    <w:link w:val="HTML"/>
    <w:uiPriority w:val="99"/>
    <w:semiHidden/>
    <w:rsid w:val="005755A1"/>
    <w:rPr>
      <w:rFonts w:ascii="宋体" w:eastAsia="宋体" w:hAnsi="宋体" w:cs="宋体"/>
      <w:kern w:val="0"/>
      <w:sz w:val="24"/>
      <w:szCs w:val="24"/>
    </w:rPr>
  </w:style>
  <w:style w:type="paragraph" w:styleId="afc">
    <w:name w:val="Revision"/>
    <w:hidden/>
    <w:uiPriority w:val="99"/>
    <w:semiHidden/>
    <w:rsid w:val="00DC5972"/>
    <w:rPr>
      <w:rFonts w:ascii="Times New Roman" w:hAnsi="Times New Roman" w:cs="Times New Roman"/>
      <w:kern w:val="0"/>
      <w:sz w:val="24"/>
      <w:szCs w:val="24"/>
    </w:rPr>
  </w:style>
  <w:style w:type="character" w:styleId="afd">
    <w:name w:val="Unresolved Mention"/>
    <w:basedOn w:val="a0"/>
    <w:uiPriority w:val="99"/>
    <w:semiHidden/>
    <w:unhideWhenUsed/>
    <w:rsid w:val="007C634E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05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5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26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5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9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99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7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62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29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4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03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5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9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64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20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88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09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6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50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9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9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7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8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9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8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7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84" Type="http://schemas.openxmlformats.org/officeDocument/2006/relationships/theme" Target="theme/theme1.xml"/><Relationship Id="rId16" Type="http://schemas.openxmlformats.org/officeDocument/2006/relationships/hyperlink" Target="http://192.168.202.197/info.php" TargetMode="External"/><Relationship Id="rId11" Type="http://schemas.openxmlformats.org/officeDocument/2006/relationships/image" Target="media/image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74" Type="http://schemas.openxmlformats.org/officeDocument/2006/relationships/image" Target="media/image61.png"/><Relationship Id="rId79" Type="http://schemas.openxmlformats.org/officeDocument/2006/relationships/image" Target="media/image66.png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82" Type="http://schemas.openxmlformats.org/officeDocument/2006/relationships/fontTable" Target="fontTable.xml"/><Relationship Id="rId19" Type="http://schemas.openxmlformats.org/officeDocument/2006/relationships/image" Target="media/image6.png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77" Type="http://schemas.openxmlformats.org/officeDocument/2006/relationships/image" Target="media/image64.png"/><Relationship Id="rId8" Type="http://schemas.openxmlformats.org/officeDocument/2006/relationships/header" Target="header1.xml"/><Relationship Id="rId51" Type="http://schemas.openxmlformats.org/officeDocument/2006/relationships/image" Target="media/image38.png"/><Relationship Id="rId72" Type="http://schemas.openxmlformats.org/officeDocument/2006/relationships/image" Target="media/image59.png"/><Relationship Id="rId80" Type="http://schemas.openxmlformats.org/officeDocument/2006/relationships/image" Target="media/image67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83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footer" Target="footer2.xm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81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image" Target="media/image63.png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2" Type="http://schemas.openxmlformats.org/officeDocument/2006/relationships/numbering" Target="numbering.xml"/><Relationship Id="rId29" Type="http://schemas.openxmlformats.org/officeDocument/2006/relationships/image" Target="media/image16.png"/><Relationship Id="rId24" Type="http://schemas.openxmlformats.org/officeDocument/2006/relationships/image" Target="media/image11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66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4D37A5-55FF-4B44-94CA-BCE54155DD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1133</TotalTime>
  <Pages>32</Pages>
  <Words>1428</Words>
  <Characters>8141</Characters>
  <Application>Microsoft Office Word</Application>
  <DocSecurity>0</DocSecurity>
  <Lines>67</Lines>
  <Paragraphs>19</Paragraphs>
  <ScaleCrop>false</ScaleCrop>
  <Company/>
  <LinksUpToDate>false</LinksUpToDate>
  <CharactersWithSpaces>9550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Zhou Wang 王州, SGI</dc:creator>
  <cp:lastModifiedBy>Mengyu Li</cp:lastModifiedBy>
  <cp:revision>54</cp:revision>
  <cp:lastPrinted>2018-03-05T09:31:00Z</cp:lastPrinted>
  <dcterms:created xsi:type="dcterms:W3CDTF">2017-12-01T07:51:00Z</dcterms:created>
  <dcterms:modified xsi:type="dcterms:W3CDTF">2018-03-05T09:31:00Z</dcterms:modified>
</cp:coreProperties>
</file>